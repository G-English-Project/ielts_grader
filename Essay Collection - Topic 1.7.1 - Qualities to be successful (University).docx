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850.3937007874016" w:top="850.3937007874016" w:left="850.3937007874016" w:right="850.3937007874016" w:header="720" w:footer="720"/>
          <w:pgNumType w:start="1"/>
        </w:sectPr>
      </w:pPr>
      <w:bookmarkStart w:colFirst="0" w:colLast="0" w:name="_cwa5zxexbwv7" w:id="0"/>
      <w:bookmarkEnd w:id="0"/>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Trọng Tuấn</w:t>
      </w:r>
      <w:r w:rsidDel="00000000" w:rsidR="00000000" w:rsidRPr="00000000">
        <w:rPr>
          <w:rtl w:val="0"/>
        </w:rPr>
      </w:r>
    </w:p>
    <w:p w:rsidR="00000000" w:rsidDel="00000000" w:rsidP="00000000" w:rsidRDefault="00000000" w:rsidRPr="00000000" w14:paraId="00000002">
      <w:pPr>
        <w:rPr>
          <w:rFonts w:ascii="Arial" w:cs="Arial" w:eastAsia="Arial" w:hAnsi="Arial"/>
          <w:i w:val="1"/>
          <w:iCs w:val="1"/>
          <w:color w:val="ff9900"/>
        </w:rPr>
      </w:pPr>
      <w:r w:rsidDel="00000000" w:rsidR="00000000" w:rsidRPr="00000000">
        <w:rPr>
          <w:rFonts w:ascii="Arial" w:cs="Arial" w:eastAsia="Arial" w:hAnsi="Arial"/>
          <w:i w:val="1"/>
          <w:iCs w:val="1"/>
          <w:color w:val="ff9900"/>
          <w:rtl w:val="0"/>
        </w:rPr>
        <w:t xml:space="preserve">Don’t forget to change the name of your Google docs after copying. </w:t>
      </w:r>
    </w:p>
    <w:tbl>
      <w:tblPr>
        <w:tblStyle w:val="Table1"/>
        <w:tblW w:w="10206.0" w:type="dxa"/>
        <w:jc w:val="left"/>
        <w:tblBorders>
          <w:top w:color="efefef" w:space="0" w:sz="6" w:val="single"/>
          <w:left w:color="efefef" w:space="0" w:sz="6" w:val="single"/>
          <w:bottom w:color="efefef" w:space="0" w:sz="6" w:val="single"/>
          <w:right w:color="efefef" w:space="0" w:sz="6" w:val="single"/>
          <w:insideH w:color="efefef" w:space="0" w:sz="6" w:val="single"/>
          <w:insideV w:color="efefef" w:space="0" w:sz="6" w:val="single"/>
        </w:tblBorders>
        <w:tblLayout w:type="fixed"/>
        <w:tblLook w:val="0600"/>
      </w:tblPr>
      <w:tblGrid>
        <w:gridCol w:w="10206"/>
        <w:tblGridChange w:id="0">
          <w:tblGrid>
            <w:gridCol w:w="10206"/>
          </w:tblGrid>
        </w:tblGridChange>
      </w:tblGrid>
      <w:tr>
        <w:trPr>
          <w:cantSplit w:val="0"/>
          <w:tblHeader w:val="0"/>
        </w:trPr>
        <w:tc>
          <w:tcPr>
            <w:shd w:fill="000000" w:val="clear"/>
          </w:tcPr>
          <w:p w:rsidR="00000000" w:rsidDel="00000000" w:rsidP="00000000" w:rsidRDefault="00000000" w:rsidRPr="00000000" w14:paraId="00000003">
            <w:pPr>
              <w:pStyle w:val="Title"/>
              <w:widowControl w:val="0"/>
              <w:spacing w:after="0" w:line="240" w:lineRule="auto"/>
              <w:jc w:val="center"/>
              <w:rPr>
                <w:rFonts w:ascii="Arial" w:cs="Arial" w:eastAsia="Arial" w:hAnsi="Arial"/>
                <w:color w:val="ff0000"/>
              </w:rPr>
            </w:pPr>
            <w:bookmarkStart w:colFirst="0" w:colLast="0" w:name="_qxymm3lcw4s" w:id="1"/>
            <w:bookmarkEnd w:id="1"/>
            <w:r w:rsidDel="00000000" w:rsidR="00000000" w:rsidRPr="00000000">
              <w:rPr>
                <w:rFonts w:ascii="Arial" w:cs="Arial" w:eastAsia="Arial" w:hAnsi="Arial"/>
                <w:color w:val="ffffff"/>
                <w:sz w:val="38"/>
                <w:szCs w:val="38"/>
                <w:rtl w:val="0"/>
              </w:rPr>
              <w:t xml:space="preserve">Tuấn - Qualities to be successful (University)</w:t>
            </w:r>
            <w:r w:rsidDel="00000000" w:rsidR="00000000" w:rsidRPr="00000000">
              <w:rPr>
                <w:rtl w:val="0"/>
              </w:rPr>
            </w:r>
          </w:p>
        </w:tc>
      </w:tr>
      <w:tr>
        <w:trPr>
          <w:cantSplit w:val="0"/>
          <w:tblHeader w:val="0"/>
        </w:trPr>
        <w:tc>
          <w:tcPr/>
          <w:p w:rsidR="00000000" w:rsidDel="00000000" w:rsidP="00000000" w:rsidRDefault="00000000" w:rsidRPr="00000000" w14:paraId="00000004">
            <w:pPr>
              <w:widowControl w:val="0"/>
              <w:spacing w:after="200" w:lineRule="auto"/>
              <w:rPr>
                <w:rFonts w:ascii="Arial" w:cs="Arial" w:eastAsia="Arial" w:hAnsi="Arial"/>
                <w:i w:val="1"/>
                <w:iCs w:val="1"/>
                <w:sz w:val="24"/>
                <w:szCs w:val="24"/>
              </w:rPr>
            </w:pPr>
            <w:r w:rsidDel="00000000" w:rsidR="00000000" w:rsidRPr="00000000">
              <w:rPr>
                <w:rFonts w:ascii="Arial" w:cs="Arial" w:eastAsia="Arial" w:hAnsi="Arial"/>
                <w:b w:val="1"/>
                <w:bCs w:val="1"/>
                <w:sz w:val="28"/>
                <w:szCs w:val="28"/>
                <w:rtl w:val="0"/>
              </w:rPr>
              <w:t xml:space="preserve">Topic: </w:t>
            </w:r>
            <w:r w:rsidDel="00000000" w:rsidR="00000000" w:rsidRPr="00000000">
              <w:rPr>
                <w:rFonts w:ascii="Arial" w:cs="Arial" w:eastAsia="Arial" w:hAnsi="Arial"/>
                <w:b w:val="1"/>
                <w:bCs w:val="1"/>
                <w:sz w:val="24"/>
                <w:szCs w:val="24"/>
                <w:rtl w:val="0"/>
              </w:rPr>
              <w:t xml:space="preserve">Some people think the qualities a person needs to become successful in today’s world cannot be learned at a university or similar academic institutions. To what extent do you agree or disagree? </w:t>
            </w:r>
            <w:r w:rsidDel="00000000" w:rsidR="00000000" w:rsidRPr="00000000">
              <w:rPr>
                <w:rFonts w:ascii="Arial" w:cs="Arial" w:eastAsia="Arial" w:hAnsi="Arial"/>
                <w:i w:val="1"/>
                <w:iCs w:val="1"/>
                <w:sz w:val="24"/>
                <w:szCs w:val="24"/>
                <w:rtl w:val="0"/>
              </w:rPr>
              <w:t xml:space="preserve">(Đọc kỹ đề, rất dễ bị hiểu sai đề)</w:t>
            </w:r>
          </w:p>
          <w:p w:rsidR="00000000" w:rsidDel="00000000" w:rsidP="00000000" w:rsidRDefault="00000000" w:rsidRPr="00000000" w14:paraId="00000005">
            <w:pPr>
              <w:widowControl w:val="0"/>
              <w:spacing w:after="200" w:lineRule="auto"/>
              <w:rPr>
                <w:rFonts w:ascii="Arial" w:cs="Arial" w:eastAsia="Arial" w:hAnsi="Arial"/>
                <w:b w:val="1"/>
                <w:bCs w:val="1"/>
                <w:sz w:val="24"/>
                <w:szCs w:val="24"/>
              </w:rPr>
            </w:pPr>
            <w:hyperlink r:id="rId7">
              <w:r w:rsidDel="00000000" w:rsidR="00000000" w:rsidRPr="00000000">
                <w:rPr>
                  <w:rFonts w:ascii="Arial" w:cs="Arial" w:eastAsia="Arial" w:hAnsi="Arial"/>
                  <w:b w:val="1"/>
                  <w:bCs w:val="1"/>
                  <w:color w:val="1155cc"/>
                  <w:sz w:val="24"/>
                  <w:szCs w:val="24"/>
                  <w:u w:val="single"/>
                  <w:rtl w:val="0"/>
                </w:rPr>
                <w:t xml:space="preserve">Notion </w:t>
              </w:r>
            </w:hyperlink>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 essay: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tbl>
            <w:tblPr>
              <w:tblStyle w:val="Table2"/>
              <w:tblW w:w="10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6"/>
              <w:tblGridChange w:id="0">
                <w:tblGrid>
                  <w:gridCol w:w="10006"/>
                </w:tblGrid>
              </w:tblGridChange>
            </w:tblGrid>
            <w:tr>
              <w:trPr>
                <w:cantSplit w:val="0"/>
                <w:tblHeader w:val="0"/>
              </w:trPr>
              <w:tc>
                <w:tcPr>
                  <w:tcBorders>
                    <w:top w:color="38761d" w:space="0" w:sz="18" w:val="single"/>
                    <w:left w:color="38761d" w:space="0" w:sz="18" w:val="single"/>
                    <w:bottom w:color="38761d" w:space="0" w:sz="18" w:val="single"/>
                    <w:right w:color="38761d" w:space="0" w:sz="18" w:val="single"/>
                  </w:tcBorders>
                </w:tcPr>
                <w:p w:rsidR="00000000" w:rsidDel="00000000" w:rsidP="00000000" w:rsidRDefault="00000000" w:rsidRPr="00000000" w14:paraId="00000008">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often argued that the qualities required for success in modern society cannot be acquired through university education. While I accept that certain attributes are better developed outside academic institutions, I believe that higher education still plays a vital role in cultivating</w:t>
                  </w:r>
                  <w:ins w:author="Gioi Nguyen" w:id="0" w:date="2026-04-09T20:27:56Z">
                    <w:r w:rsidDel="00000000" w:rsidR="00000000" w:rsidRPr="00000000">
                      <w:rPr>
                        <w:rFonts w:ascii="Arial" w:cs="Arial" w:eastAsia="Arial" w:hAnsi="Arial"/>
                        <w:sz w:val="24"/>
                        <w:szCs w:val="24"/>
                        <w:rtl w:val="0"/>
                      </w:rPr>
                      <w:t xml:space="preserve"> several</w:t>
                    </w:r>
                  </w:ins>
                  <w:r w:rsidDel="00000000" w:rsidR="00000000" w:rsidRPr="00000000">
                    <w:rPr>
                      <w:rFonts w:ascii="Arial" w:cs="Arial" w:eastAsia="Arial" w:hAnsi="Arial"/>
                      <w:sz w:val="24"/>
                      <w:szCs w:val="24"/>
                      <w:rtl w:val="0"/>
                    </w:rPr>
                    <w:t xml:space="preserve"> essential skills for success.</w:t>
                  </w:r>
                </w:p>
                <w:p w:rsidR="00000000" w:rsidDel="00000000" w:rsidP="00000000" w:rsidRDefault="00000000" w:rsidRPr="00000000" w14:paraId="00000009">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understandable why some people believe that universities cannot fully equip individuals with the qualities needed for success. Since university education is often theoretical, graduates may struggle to apply their knowledge in real-life situations, with many courses emphasizing abstract concepts rather than practical skills. For example, many graduates with excellent degrees still struggle to find decent jobs after graduation due to a lack of practical experience. However, fundamental knowledge gained at university remains indispensable, especially in </w:t>
                  </w:r>
                  <w:ins w:author="Gioi Nguyen" w:id="1" w:date="2026-04-09T20:33:24Z">
                    <w:r w:rsidDel="00000000" w:rsidR="00000000" w:rsidRPr="00000000">
                      <w:rPr>
                        <w:rFonts w:ascii="Arial" w:cs="Arial" w:eastAsia="Arial" w:hAnsi="Arial"/>
                        <w:sz w:val="24"/>
                        <w:szCs w:val="24"/>
                        <w:rtl w:val="0"/>
                      </w:rPr>
                      <w:t xml:space="preserve">high-skilled </w:t>
                    </w:r>
                  </w:ins>
                  <w:r w:rsidDel="00000000" w:rsidR="00000000" w:rsidRPr="00000000">
                    <w:rPr>
                      <w:rFonts w:ascii="Arial" w:cs="Arial" w:eastAsia="Arial" w:hAnsi="Arial"/>
                      <w:sz w:val="24"/>
                      <w:szCs w:val="24"/>
                      <w:rtl w:val="0"/>
                    </w:rPr>
                    <w:t xml:space="preserve">professions such as medicine and engineering, where theoretical understanding forms the basis of practical application.</w:t>
                  </w:r>
                </w:p>
                <w:p w:rsidR="00000000" w:rsidDel="00000000" w:rsidP="00000000" w:rsidRDefault="00000000" w:rsidRPr="00000000" w14:paraId="0000000A">
                  <w:pPr>
                    <w:widowControl w:val="0"/>
                    <w:spacing w:after="240" w:before="240" w:lineRule="auto"/>
                    <w:jc w:val="both"/>
                    <w:rPr>
                      <w:rFonts w:ascii="Arial" w:cs="Arial" w:eastAsia="Arial" w:hAnsi="Arial"/>
                      <w:sz w:val="24"/>
                      <w:szCs w:val="24"/>
                    </w:rPr>
                  </w:pPr>
                  <w:commentRangeStart w:id="0"/>
                  <w:r w:rsidDel="00000000" w:rsidR="00000000" w:rsidRPr="00000000">
                    <w:rPr>
                      <w:rFonts w:ascii="Arial" w:cs="Arial" w:eastAsia="Arial" w:hAnsi="Arial"/>
                      <w:sz w:val="24"/>
                      <w:szCs w:val="24"/>
                      <w:rtl w:val="0"/>
                    </w:rPr>
                    <w:t xml:space="preserve">More importantly,</w:t>
                  </w:r>
                  <w:commentRangeEnd w:id="0"/>
                  <w:r w:rsidDel="00000000" w:rsidR="00000000" w:rsidRPr="00000000">
                    <w:commentReference w:id="0"/>
                  </w:r>
                  <w:r w:rsidDel="00000000" w:rsidR="00000000" w:rsidRPr="00000000">
                    <w:rPr>
                      <w:rFonts w:ascii="Arial" w:cs="Arial" w:eastAsia="Arial" w:hAnsi="Arial"/>
                      <w:sz w:val="24"/>
                      <w:szCs w:val="24"/>
                      <w:rtl w:val="0"/>
                    </w:rPr>
                    <w:t xml:space="preserve"> universities can help develop a wide range of essential qualities for success. By engaging in structured learning environments and receiving professional guidance, students can significantly improve their learning efficiency, as universities provide </w:t>
                  </w:r>
                  <w:ins w:author="Gioi Nguyen" w:id="2" w:date="2026-04-09T20:36:50Z">
                    <w:r w:rsidDel="00000000" w:rsidR="00000000" w:rsidRPr="00000000">
                      <w:rPr>
                        <w:rFonts w:ascii="Arial" w:cs="Arial" w:eastAsia="Arial" w:hAnsi="Arial"/>
                        <w:sz w:val="24"/>
                        <w:szCs w:val="24"/>
                        <w:rtl w:val="0"/>
                      </w:rPr>
                      <w:t xml:space="preserve">favourable </w:t>
                    </w:r>
                  </w:ins>
                  <w:r w:rsidDel="00000000" w:rsidR="00000000" w:rsidRPr="00000000">
                    <w:rPr>
                      <w:rFonts w:ascii="Arial" w:cs="Arial" w:eastAsia="Arial" w:hAnsi="Arial"/>
                      <w:sz w:val="24"/>
                      <w:szCs w:val="24"/>
                      <w:rtl w:val="0"/>
                    </w:rPr>
                    <w:t xml:space="preserve">facilities such as laboratories, academic resources, and expert instruction. In addition, </w:t>
                  </w:r>
                  <w:commentRangeStart w:id="1"/>
                  <w:r w:rsidDel="00000000" w:rsidR="00000000" w:rsidRPr="00000000">
                    <w:rPr>
                      <w:rFonts w:ascii="Arial" w:cs="Arial" w:eastAsia="Arial" w:hAnsi="Arial"/>
                      <w:sz w:val="24"/>
                      <w:szCs w:val="24"/>
                      <w:rtl w:val="0"/>
                    </w:rPr>
                    <w:t xml:space="preserve">they</w:t>
                  </w:r>
                  <w:commentRangeEnd w:id="1"/>
                  <w:r w:rsidDel="00000000" w:rsidR="00000000" w:rsidRPr="00000000">
                    <w:commentReference w:id="1"/>
                  </w:r>
                  <w:r w:rsidDel="00000000" w:rsidR="00000000" w:rsidRPr="00000000">
                    <w:rPr>
                      <w:rFonts w:ascii="Arial" w:cs="Arial" w:eastAsia="Arial" w:hAnsi="Arial"/>
                      <w:sz w:val="24"/>
                      <w:szCs w:val="24"/>
                      <w:rtl w:val="0"/>
                    </w:rPr>
                    <w:t xml:space="preserve"> can develop crucial soft skills such as teamwork and leadership through collaborative activities. For example, group projects and presentations require students to collaborate and communicate effectively, which enhances their interpersonal skills and prepares them for the workplace.</w:t>
                  </w:r>
                </w:p>
                <w:p w:rsidR="00000000" w:rsidDel="00000000" w:rsidP="00000000" w:rsidRDefault="00000000" w:rsidRPr="00000000" w14:paraId="0000000B">
                  <w:pPr>
                    <w:widowControl w:val="0"/>
                    <w:spacing w:after="200" w:lineRule="auto"/>
                    <w:jc w:val="both"/>
                    <w:rPr>
                      <w:ins w:author="Gioi Nguyen" w:id="3" w:date="2026-04-09T21:05:37Z"/>
                      <w:rFonts w:ascii="Arial" w:cs="Arial" w:eastAsia="Arial" w:hAnsi="Arial"/>
                      <w:sz w:val="24"/>
                      <w:szCs w:val="24"/>
                    </w:rPr>
                  </w:pPr>
                  <w:r w:rsidDel="00000000" w:rsidR="00000000" w:rsidRPr="00000000">
                    <w:rPr>
                      <w:rFonts w:ascii="Arial" w:cs="Arial" w:eastAsia="Arial" w:hAnsi="Arial"/>
                      <w:sz w:val="24"/>
                      <w:szCs w:val="24"/>
                      <w:rtl w:val="0"/>
                    </w:rPr>
                    <w:t xml:space="preserve">In conclusion, although some qualities for success may be better developed through real-world experience, I believe that universities still </w:t>
                  </w:r>
                  <w:commentRangeStart w:id="2"/>
                  <w:commentRangeStart w:id="3"/>
                  <w:r w:rsidDel="00000000" w:rsidR="00000000" w:rsidRPr="00000000">
                    <w:rPr>
                      <w:rFonts w:ascii="Arial" w:cs="Arial" w:eastAsia="Arial" w:hAnsi="Arial"/>
                      <w:sz w:val="24"/>
                      <w:szCs w:val="24"/>
                      <w:rtl w:val="0"/>
                    </w:rPr>
                    <w:t xml:space="preserve">play an important role in</w:t>
                  </w:r>
                  <w:commentRangeEnd w:id="2"/>
                  <w:r w:rsidDel="00000000" w:rsidR="00000000" w:rsidRPr="00000000">
                    <w:commentReference w:id="2"/>
                  </w:r>
                  <w:commentRangeEnd w:id="3"/>
                  <w:r w:rsidDel="00000000" w:rsidR="00000000" w:rsidRPr="00000000">
                    <w:commentReference w:id="3"/>
                  </w:r>
                  <w:r w:rsidDel="00000000" w:rsidR="00000000" w:rsidRPr="00000000">
                    <w:rPr>
                      <w:rFonts w:ascii="Arial" w:cs="Arial" w:eastAsia="Arial" w:hAnsi="Arial"/>
                      <w:sz w:val="24"/>
                      <w:szCs w:val="24"/>
                      <w:rtl w:val="0"/>
                    </w:rPr>
                    <w:t xml:space="preserve"> equipping individuals with both knowledge and essential skills.</w:t>
                  </w:r>
                  <w:ins w:author="Gioi Nguyen" w:id="3" w:date="2026-04-09T21:05:37Z">
                    <w:r w:rsidDel="00000000" w:rsidR="00000000" w:rsidRPr="00000000">
                      <w:rPr>
                        <w:rtl w:val="0"/>
                      </w:rPr>
                    </w:r>
                  </w:ins>
                </w:p>
                <w:p w:rsidR="00000000" w:rsidDel="00000000" w:rsidP="00000000" w:rsidRDefault="00000000" w:rsidRPr="00000000" w14:paraId="0000000C">
                  <w:pPr>
                    <w:widowControl w:val="0"/>
                    <w:spacing w:after="200" w:lineRule="auto"/>
                    <w:jc w:val="both"/>
                    <w:rPr>
                      <w:rFonts w:ascii="Arial" w:cs="Arial" w:eastAsia="Arial" w:hAnsi="Arial"/>
                      <w:sz w:val="24"/>
                      <w:szCs w:val="24"/>
                    </w:rPr>
                  </w:pPr>
                  <w:ins w:author="Gioi Nguyen" w:id="3" w:date="2026-04-09T21:05:37Z">
                    <w:r w:rsidDel="00000000" w:rsidR="00000000" w:rsidRPr="00000000">
                      <w:rPr>
                        <w:rFonts w:ascii="Arial" w:cs="Arial" w:eastAsia="Arial" w:hAnsi="Arial"/>
                        <w:sz w:val="24"/>
                        <w:szCs w:val="24"/>
                        <w:rtl w:val="0"/>
                      </w:rPr>
                      <w:t xml:space="preserve">7777</w:t>
                    </w:r>
                  </w:ins>
                  <w:r w:rsidDel="00000000" w:rsidR="00000000" w:rsidRPr="00000000">
                    <w:rPr>
                      <w:rtl w:val="0"/>
                    </w:rPr>
                  </w:r>
                </w:p>
              </w:tc>
            </w:tr>
          </w:tbl>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ojtol0ts5ttm" w:id="2"/>
      <w:bookmarkEnd w:id="2"/>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Hào</w:t>
      </w:r>
      <w:r w:rsidDel="00000000" w:rsidR="00000000" w:rsidRPr="00000000">
        <w:rPr>
          <w:rtl w:val="0"/>
        </w:rPr>
      </w:r>
    </w:p>
    <w:p w:rsidR="00000000" w:rsidDel="00000000" w:rsidP="00000000" w:rsidRDefault="00000000" w:rsidRPr="00000000" w14:paraId="00000012">
      <w:pPr>
        <w:rPr>
          <w:rFonts w:ascii="Arial" w:cs="Arial" w:eastAsia="Arial" w:hAnsi="Arial"/>
          <w:i w:val="1"/>
          <w:iCs w:val="1"/>
          <w:color w:val="ff9900"/>
        </w:rPr>
      </w:pPr>
      <w:r w:rsidDel="00000000" w:rsidR="00000000" w:rsidRPr="00000000">
        <w:rPr>
          <w:rFonts w:ascii="Arial" w:cs="Arial" w:eastAsia="Arial" w:hAnsi="Arial"/>
          <w:i w:val="1"/>
          <w:iCs w:val="1"/>
          <w:color w:val="ff9900"/>
          <w:rtl w:val="0"/>
        </w:rPr>
        <w:t xml:space="preserve">Don’t forget to change the name of your Google docs after copying. </w:t>
      </w:r>
    </w:p>
    <w:tbl>
      <w:tblPr>
        <w:tblStyle w:val="Table3"/>
        <w:tblW w:w="10206.0" w:type="dxa"/>
        <w:jc w:val="left"/>
        <w:tblBorders>
          <w:top w:color="efefef" w:space="0" w:sz="6" w:val="single"/>
          <w:left w:color="efefef" w:space="0" w:sz="6" w:val="single"/>
          <w:bottom w:color="efefef" w:space="0" w:sz="6" w:val="single"/>
          <w:right w:color="efefef" w:space="0" w:sz="6" w:val="single"/>
          <w:insideH w:color="efefef" w:space="0" w:sz="6" w:val="single"/>
          <w:insideV w:color="efefef" w:space="0" w:sz="6" w:val="single"/>
        </w:tblBorders>
        <w:tblLayout w:type="fixed"/>
        <w:tblLook w:val="0600"/>
      </w:tblPr>
      <w:tblGrid>
        <w:gridCol w:w="10206"/>
        <w:tblGridChange w:id="0">
          <w:tblGrid>
            <w:gridCol w:w="10206"/>
          </w:tblGrid>
        </w:tblGridChange>
      </w:tblGrid>
      <w:tr>
        <w:trPr>
          <w:cantSplit w:val="0"/>
          <w:tblHeader w:val="0"/>
        </w:trPr>
        <w:tc>
          <w:tcPr>
            <w:shd w:fill="000000" w:val="clear"/>
          </w:tcPr>
          <w:p w:rsidR="00000000" w:rsidDel="00000000" w:rsidP="00000000" w:rsidRDefault="00000000" w:rsidRPr="00000000" w14:paraId="00000013">
            <w:pPr>
              <w:pStyle w:val="Title"/>
              <w:widowControl w:val="0"/>
              <w:spacing w:after="0" w:line="240" w:lineRule="auto"/>
              <w:jc w:val="center"/>
              <w:rPr>
                <w:rFonts w:ascii="Arial" w:cs="Arial" w:eastAsia="Arial" w:hAnsi="Arial"/>
                <w:color w:val="ff0000"/>
              </w:rPr>
            </w:pPr>
            <w:bookmarkStart w:colFirst="0" w:colLast="0" w:name="_lroxfdpphs1p" w:id="3"/>
            <w:bookmarkEnd w:id="3"/>
            <w:r w:rsidDel="00000000" w:rsidR="00000000" w:rsidRPr="00000000">
              <w:rPr>
                <w:rFonts w:ascii="Arial" w:cs="Arial" w:eastAsia="Arial" w:hAnsi="Arial"/>
                <w:color w:val="ffffff"/>
                <w:sz w:val="38"/>
                <w:szCs w:val="38"/>
                <w:rtl w:val="0"/>
              </w:rPr>
              <w:t xml:space="preserve">Hào - Qualities to be successful (University)</w:t>
            </w:r>
            <w:r w:rsidDel="00000000" w:rsidR="00000000" w:rsidRPr="00000000">
              <w:rPr>
                <w:rtl w:val="0"/>
              </w:rPr>
            </w:r>
          </w:p>
        </w:tc>
      </w:tr>
      <w:tr>
        <w:trPr>
          <w:cantSplit w:val="0"/>
          <w:tblHeader w:val="0"/>
        </w:trPr>
        <w:tc>
          <w:tcPr/>
          <w:p w:rsidR="00000000" w:rsidDel="00000000" w:rsidP="00000000" w:rsidRDefault="00000000" w:rsidRPr="00000000" w14:paraId="00000014">
            <w:pPr>
              <w:widowControl w:val="0"/>
              <w:spacing w:after="200" w:lineRule="auto"/>
              <w:rPr>
                <w:rFonts w:ascii="Arial" w:cs="Arial" w:eastAsia="Arial" w:hAnsi="Arial"/>
                <w:i w:val="1"/>
                <w:iCs w:val="1"/>
                <w:sz w:val="24"/>
                <w:szCs w:val="24"/>
              </w:rPr>
            </w:pPr>
            <w:r w:rsidDel="00000000" w:rsidR="00000000" w:rsidRPr="00000000">
              <w:rPr>
                <w:rFonts w:ascii="Arial" w:cs="Arial" w:eastAsia="Arial" w:hAnsi="Arial"/>
                <w:b w:val="1"/>
                <w:bCs w:val="1"/>
                <w:sz w:val="28"/>
                <w:szCs w:val="28"/>
                <w:rtl w:val="0"/>
              </w:rPr>
              <w:t xml:space="preserve">Topic: </w:t>
            </w:r>
            <w:r w:rsidDel="00000000" w:rsidR="00000000" w:rsidRPr="00000000">
              <w:rPr>
                <w:rFonts w:ascii="Arial" w:cs="Arial" w:eastAsia="Arial" w:hAnsi="Arial"/>
                <w:b w:val="1"/>
                <w:bCs w:val="1"/>
                <w:sz w:val="24"/>
                <w:szCs w:val="24"/>
                <w:rtl w:val="0"/>
              </w:rPr>
              <w:t xml:space="preserve">Some people think the qualities a person needs to become successful in today’s world cannot be learned at a university or similar academic institutions. To what extent do you agree or disagree? </w:t>
            </w:r>
            <w:r w:rsidDel="00000000" w:rsidR="00000000" w:rsidRPr="00000000">
              <w:rPr>
                <w:rFonts w:ascii="Arial" w:cs="Arial" w:eastAsia="Arial" w:hAnsi="Arial"/>
                <w:i w:val="1"/>
                <w:iCs w:val="1"/>
                <w:sz w:val="24"/>
                <w:szCs w:val="24"/>
                <w:rtl w:val="0"/>
              </w:rPr>
              <w:t xml:space="preserve">(Đọc kỹ đề, rất dễ bị hiểu sai đề)</w:t>
            </w:r>
          </w:p>
          <w:p w:rsidR="00000000" w:rsidDel="00000000" w:rsidP="00000000" w:rsidRDefault="00000000" w:rsidRPr="00000000" w14:paraId="00000015">
            <w:pPr>
              <w:widowControl w:val="0"/>
              <w:spacing w:after="200" w:lineRule="auto"/>
              <w:rPr>
                <w:rFonts w:ascii="Arial" w:cs="Arial" w:eastAsia="Arial" w:hAnsi="Arial"/>
                <w:b w:val="1"/>
                <w:bCs w:val="1"/>
                <w:sz w:val="24"/>
                <w:szCs w:val="24"/>
              </w:rPr>
            </w:pPr>
            <w:hyperlink r:id="rId8">
              <w:r w:rsidDel="00000000" w:rsidR="00000000" w:rsidRPr="00000000">
                <w:rPr>
                  <w:rFonts w:ascii="Arial" w:cs="Arial" w:eastAsia="Arial" w:hAnsi="Arial"/>
                  <w:b w:val="1"/>
                  <w:bCs w:val="1"/>
                  <w:color w:val="1155cc"/>
                  <w:sz w:val="24"/>
                  <w:szCs w:val="24"/>
                  <w:u w:val="single"/>
                  <w:rtl w:val="0"/>
                </w:rPr>
                <w:t xml:space="preserve">Notion </w:t>
              </w:r>
            </w:hyperlink>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 essay: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tbl>
            <w:tblPr>
              <w:tblStyle w:val="Table4"/>
              <w:tblW w:w="10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6"/>
              <w:tblGridChange w:id="0">
                <w:tblGrid>
                  <w:gridCol w:w="10006"/>
                </w:tblGrid>
              </w:tblGridChange>
            </w:tblGrid>
            <w:tr>
              <w:trPr>
                <w:cantSplit w:val="0"/>
                <w:tblHeader w:val="0"/>
              </w:trPr>
              <w:tc>
                <w:tcPr>
                  <w:tcBorders>
                    <w:top w:color="38761d" w:space="0" w:sz="18" w:val="single"/>
                    <w:left w:color="38761d" w:space="0" w:sz="18" w:val="single"/>
                    <w:bottom w:color="38761d" w:space="0" w:sz="18" w:val="single"/>
                    <w:right w:color="38761d" w:space="0" w:sz="18" w:val="single"/>
                  </w:tcBorders>
                </w:tcPr>
                <w:p w:rsidR="00000000" w:rsidDel="00000000" w:rsidP="00000000" w:rsidRDefault="00000000" w:rsidRPr="00000000" w14:paraId="00000018">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Many people think that the qualities needed for success in the modern world are not </w:t>
                  </w:r>
                  <w:ins w:author="Gioi Nguyen" w:id="4" w:date="2026-04-09T21:06:50Z">
                    <w:r w:rsidDel="00000000" w:rsidR="00000000" w:rsidRPr="00000000">
                      <w:rPr>
                        <w:rFonts w:ascii="Arial" w:cs="Arial" w:eastAsia="Arial" w:hAnsi="Arial"/>
                        <w:sz w:val="24"/>
                        <w:szCs w:val="24"/>
                        <w:rtl w:val="0"/>
                      </w:rPr>
                      <w:t xml:space="preserve">taught</w:t>
                    </w:r>
                  </w:ins>
                  <w:del w:author="Gioi Nguyen" w:id="4" w:date="2026-04-09T21:06:50Z">
                    <w:r w:rsidDel="00000000" w:rsidR="00000000" w:rsidRPr="00000000">
                      <w:rPr>
                        <w:rFonts w:ascii="Arial" w:cs="Arial" w:eastAsia="Arial" w:hAnsi="Arial"/>
                        <w:sz w:val="24"/>
                        <w:szCs w:val="24"/>
                        <w:rtl w:val="0"/>
                      </w:rPr>
                      <w:delText xml:space="preserve">learned</w:delText>
                    </w:r>
                  </w:del>
                  <w:r w:rsidDel="00000000" w:rsidR="00000000" w:rsidRPr="00000000">
                    <w:rPr>
                      <w:rFonts w:ascii="Arial" w:cs="Arial" w:eastAsia="Arial" w:hAnsi="Arial"/>
                      <w:sz w:val="24"/>
                      <w:szCs w:val="24"/>
                      <w:rtl w:val="0"/>
                    </w:rPr>
                    <w:t xml:space="preserve"> in academic institutions. </w:t>
                  </w:r>
                  <w:commentRangeStart w:id="4"/>
                  <w:r w:rsidDel="00000000" w:rsidR="00000000" w:rsidRPr="00000000">
                    <w:rPr>
                      <w:rFonts w:ascii="Arial" w:cs="Arial" w:eastAsia="Arial" w:hAnsi="Arial"/>
                      <w:sz w:val="24"/>
                      <w:szCs w:val="24"/>
                      <w:rtl w:val="0"/>
                    </w:rPr>
                    <w:t xml:space="preserve">However, </w:t>
                  </w:r>
                  <w:commentRangeEnd w:id="4"/>
                  <w:r w:rsidDel="00000000" w:rsidR="00000000" w:rsidRPr="00000000">
                    <w:commentReference w:id="4"/>
                  </w:r>
                  <w:r w:rsidDel="00000000" w:rsidR="00000000" w:rsidRPr="00000000">
                    <w:rPr>
                      <w:rFonts w:ascii="Arial" w:cs="Arial" w:eastAsia="Arial" w:hAnsi="Arial"/>
                      <w:sz w:val="24"/>
                      <w:szCs w:val="24"/>
                      <w:rtl w:val="0"/>
                    </w:rPr>
                    <w:t xml:space="preserve">I disagree with this view because I think universities provide a great environment for students to </w:t>
                  </w:r>
                  <w:ins w:author="Gioi Nguyen" w:id="5" w:date="2026-04-09T21:07:28Z">
                    <w:r w:rsidDel="00000000" w:rsidR="00000000" w:rsidRPr="00000000">
                      <w:rPr>
                        <w:rFonts w:ascii="Arial" w:cs="Arial" w:eastAsia="Arial" w:hAnsi="Arial"/>
                        <w:sz w:val="24"/>
                        <w:szCs w:val="24"/>
                        <w:rtl w:val="0"/>
                      </w:rPr>
                      <w:t xml:space="preserve">develop</w:t>
                    </w:r>
                  </w:ins>
                  <w:del w:author="Gioi Nguyen" w:id="5" w:date="2026-04-09T21:07:28Z">
                    <w:r w:rsidDel="00000000" w:rsidR="00000000" w:rsidRPr="00000000">
                      <w:rPr>
                        <w:rFonts w:ascii="Arial" w:cs="Arial" w:eastAsia="Arial" w:hAnsi="Arial"/>
                        <w:sz w:val="24"/>
                        <w:szCs w:val="24"/>
                        <w:rtl w:val="0"/>
                      </w:rPr>
                      <w:delText xml:space="preserve">improve</w:delText>
                    </w:r>
                  </w:del>
                  <w:r w:rsidDel="00000000" w:rsidR="00000000" w:rsidRPr="00000000">
                    <w:rPr>
                      <w:rFonts w:ascii="Arial" w:cs="Arial" w:eastAsia="Arial" w:hAnsi="Arial"/>
                      <w:sz w:val="24"/>
                      <w:szCs w:val="24"/>
                      <w:rtl w:val="0"/>
                    </w:rPr>
                    <w:t xml:space="preserve"> these essential traits.</w:t>
                  </w:r>
                </w:p>
                <w:p w:rsidR="00000000" w:rsidDel="00000000" w:rsidP="00000000" w:rsidRDefault="00000000" w:rsidRPr="00000000" w14:paraId="00000019">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 is no doubt that some key attributes of successful people are acquired outside of academic institutions. This is because qualities such as business acumen and flexibility are best learned by doing and taking risks in the real world. For example, tech leaders like Steve Jobs reached the top of their industries despite dropping out of college. Their success came from their own efforts to learn and experiment in a practical environment. Therefore, </w:t>
                  </w:r>
                  <w:commentRangeStart w:id="5"/>
                  <w:r w:rsidDel="00000000" w:rsidR="00000000" w:rsidRPr="00000000">
                    <w:rPr>
                      <w:rFonts w:ascii="Arial" w:cs="Arial" w:eastAsia="Arial" w:hAnsi="Arial"/>
                      <w:sz w:val="24"/>
                      <w:szCs w:val="24"/>
                      <w:rtl w:val="0"/>
                    </w:rPr>
                    <w:t xml:space="preserve">it is clear that universities may have limits when it comes to teaching certain dynamic traits needed for today’s world.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A">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I believe that universities are </w:t>
                  </w:r>
                  <w:ins w:author="Gioi Nguyen" w:id="6" w:date="2026-04-09T21:10:02Z">
                    <w:r w:rsidDel="00000000" w:rsidR="00000000" w:rsidRPr="00000000">
                      <w:rPr>
                        <w:rFonts w:ascii="Arial" w:cs="Arial" w:eastAsia="Arial" w:hAnsi="Arial"/>
                        <w:sz w:val="24"/>
                        <w:szCs w:val="24"/>
                        <w:rtl w:val="0"/>
                      </w:rPr>
                      <w:t xml:space="preserve">decidedly </w:t>
                    </w:r>
                  </w:ins>
                  <w:del w:author="Gioi Nguyen" w:id="6" w:date="2026-04-09T21:10:02Z">
                    <w:r w:rsidDel="00000000" w:rsidR="00000000" w:rsidRPr="00000000">
                      <w:rPr>
                        <w:rFonts w:ascii="Arial" w:cs="Arial" w:eastAsia="Arial" w:hAnsi="Arial"/>
                        <w:sz w:val="24"/>
                        <w:szCs w:val="24"/>
                        <w:rtl w:val="0"/>
                      </w:rPr>
                      <w:delText xml:space="preserve">still </w:delText>
                    </w:r>
                  </w:del>
                  <w:r w:rsidDel="00000000" w:rsidR="00000000" w:rsidRPr="00000000">
                    <w:rPr>
                      <w:rFonts w:ascii="Arial" w:cs="Arial" w:eastAsia="Arial" w:hAnsi="Arial"/>
                      <w:sz w:val="24"/>
                      <w:szCs w:val="24"/>
                      <w:rtl w:val="0"/>
                    </w:rPr>
                    <w:t xml:space="preserve">essential </w:t>
                  </w:r>
                  <w:ins w:author="Gioi Nguyen" w:id="7" w:date="2026-04-09T21:10:15Z">
                    <w:r w:rsidDel="00000000" w:rsidR="00000000" w:rsidRPr="00000000">
                      <w:rPr>
                        <w:rFonts w:ascii="Arial" w:cs="Arial" w:eastAsia="Arial" w:hAnsi="Arial"/>
                        <w:sz w:val="24"/>
                        <w:szCs w:val="24"/>
                        <w:rtl w:val="0"/>
                      </w:rPr>
                      <w:t xml:space="preserve">in helping one build</w:t>
                    </w:r>
                  </w:ins>
                  <w:del w:author="Gioi Nguyen" w:id="7" w:date="2026-04-09T21:10:15Z">
                    <w:r w:rsidDel="00000000" w:rsidR="00000000" w:rsidRPr="00000000">
                      <w:rPr>
                        <w:rFonts w:ascii="Arial" w:cs="Arial" w:eastAsia="Arial" w:hAnsi="Arial"/>
                        <w:sz w:val="24"/>
                        <w:szCs w:val="24"/>
                        <w:rtl w:val="0"/>
                      </w:rPr>
                      <w:delText xml:space="preserve">for building</w:delText>
                    </w:r>
                  </w:del>
                  <w:r w:rsidDel="00000000" w:rsidR="00000000" w:rsidRPr="00000000">
                    <w:rPr>
                      <w:rFonts w:ascii="Arial" w:cs="Arial" w:eastAsia="Arial" w:hAnsi="Arial"/>
                      <w:sz w:val="24"/>
                      <w:szCs w:val="24"/>
                      <w:rtl w:val="0"/>
                    </w:rPr>
                    <w:t xml:space="preserve"> important personal</w:t>
                  </w:r>
                  <w:ins w:author="Gioi Nguyen" w:id="8" w:date="2026-04-09T21:10:26Z">
                    <w:r w:rsidDel="00000000" w:rsidR="00000000" w:rsidRPr="00000000">
                      <w:rPr>
                        <w:rFonts w:ascii="Arial" w:cs="Arial" w:eastAsia="Arial" w:hAnsi="Arial"/>
                        <w:sz w:val="24"/>
                        <w:szCs w:val="24"/>
                        <w:rtl w:val="0"/>
                      </w:rPr>
                      <w:t xml:space="preserve"> and professional</w:t>
                    </w:r>
                  </w:ins>
                  <w:r w:rsidDel="00000000" w:rsidR="00000000" w:rsidRPr="00000000">
                    <w:rPr>
                      <w:rFonts w:ascii="Arial" w:cs="Arial" w:eastAsia="Arial" w:hAnsi="Arial"/>
                      <w:sz w:val="24"/>
                      <w:szCs w:val="24"/>
                      <w:rtl w:val="0"/>
                    </w:rPr>
                    <w:t xml:space="preserve"> qualities. Firstly, academic programs encourage students to think critically and work in teams through group assignments and research. Secondly, the strict rules and deadlines at university teach students discipline, which is vital for careers in law or medicine. Finally,</w:t>
                  </w:r>
                  <w:commentRangeStart w:id="6"/>
                  <w:r w:rsidDel="00000000" w:rsidR="00000000" w:rsidRPr="00000000">
                    <w:rPr>
                      <w:rFonts w:ascii="Arial" w:cs="Arial" w:eastAsia="Arial" w:hAnsi="Arial"/>
                      <w:sz w:val="24"/>
                      <w:szCs w:val="24"/>
                      <w:rtl w:val="0"/>
                    </w:rPr>
                    <w:t xml:space="preserve"> by joining clubs or facing exam pressure</w:t>
                  </w:r>
                  <w:commentRangeEnd w:id="6"/>
                  <w:r w:rsidDel="00000000" w:rsidR="00000000" w:rsidRPr="00000000">
                    <w:commentReference w:id="6"/>
                  </w:r>
                  <w:r w:rsidDel="00000000" w:rsidR="00000000" w:rsidRPr="00000000">
                    <w:rPr>
                      <w:rFonts w:ascii="Arial" w:cs="Arial" w:eastAsia="Arial" w:hAnsi="Arial"/>
                      <w:sz w:val="24"/>
                      <w:szCs w:val="24"/>
                      <w:rtl w:val="0"/>
                    </w:rPr>
                    <w:t xml:space="preserve">, students learn how to stay resilient and lead others. In conclusion, </w:t>
                  </w:r>
                  <w:ins w:author="Gioi Nguyen" w:id="9" w:date="2026-04-09T21:13:05Z">
                    <w:r w:rsidDel="00000000" w:rsidR="00000000" w:rsidRPr="00000000">
                      <w:rPr>
                        <w:rFonts w:ascii="Arial" w:cs="Arial" w:eastAsia="Arial" w:hAnsi="Arial"/>
                        <w:sz w:val="24"/>
                        <w:szCs w:val="24"/>
                        <w:rtl w:val="0"/>
                      </w:rPr>
                      <w:t xml:space="preserve">higher education </w:t>
                    </w:r>
                  </w:ins>
                  <w:del w:author="Gioi Nguyen" w:id="9" w:date="2026-04-09T21:13:05Z">
                    <w:r w:rsidDel="00000000" w:rsidR="00000000" w:rsidRPr="00000000">
                      <w:rPr>
                        <w:rFonts w:ascii="Arial" w:cs="Arial" w:eastAsia="Arial" w:hAnsi="Arial"/>
                        <w:sz w:val="24"/>
                        <w:szCs w:val="24"/>
                        <w:rtl w:val="0"/>
                      </w:rPr>
                      <w:delText xml:space="preserve">university </w:delText>
                    </w:r>
                  </w:del>
                  <w:r w:rsidDel="00000000" w:rsidR="00000000" w:rsidRPr="00000000">
                    <w:rPr>
                      <w:rFonts w:ascii="Arial" w:cs="Arial" w:eastAsia="Arial" w:hAnsi="Arial"/>
                      <w:sz w:val="24"/>
                      <w:szCs w:val="24"/>
                      <w:rtl w:val="0"/>
                    </w:rPr>
                    <w:t xml:space="preserve">i</w:t>
                  </w:r>
                  <w:commentRangeStart w:id="7"/>
                  <w:commentRangeStart w:id="8"/>
                  <w:r w:rsidDel="00000000" w:rsidR="00000000" w:rsidRPr="00000000">
                    <w:rPr>
                      <w:rFonts w:ascii="Arial" w:cs="Arial" w:eastAsia="Arial" w:hAnsi="Arial"/>
                      <w:sz w:val="24"/>
                      <w:szCs w:val="24"/>
                      <w:rtl w:val="0"/>
                    </w:rPr>
                    <w:t xml:space="preserve">s more than just a place for books;</w:t>
                  </w:r>
                  <w:commentRangeEnd w:id="7"/>
                  <w:r w:rsidDel="00000000" w:rsidR="00000000" w:rsidRPr="00000000">
                    <w:commentReference w:id="7"/>
                  </w:r>
                  <w:commentRangeEnd w:id="8"/>
                  <w:r w:rsidDel="00000000" w:rsidR="00000000" w:rsidRPr="00000000">
                    <w:commentReference w:id="8"/>
                  </w:r>
                  <w:r w:rsidDel="00000000" w:rsidR="00000000" w:rsidRPr="00000000">
                    <w:rPr>
                      <w:rFonts w:ascii="Arial" w:cs="Arial" w:eastAsia="Arial" w:hAnsi="Arial"/>
                      <w:sz w:val="24"/>
                      <w:szCs w:val="24"/>
                      <w:rtl w:val="0"/>
                    </w:rPr>
                    <w:t xml:space="preserve"> it is an environment where students can grow the traits needed for their future success.</w:t>
                  </w:r>
                </w:p>
                <w:p w:rsidR="00000000" w:rsidDel="00000000" w:rsidP="00000000" w:rsidRDefault="00000000" w:rsidRPr="00000000" w14:paraId="0000001B">
                  <w:pPr>
                    <w:widowControl w:val="0"/>
                    <w:spacing w:after="200" w:lineRule="auto"/>
                    <w:jc w:val="both"/>
                    <w:rPr>
                      <w:ins w:author="Gioi Nguyen" w:id="11" w:date="2026-04-09T21:16:30Z"/>
                      <w:rFonts w:ascii="Arial" w:cs="Arial" w:eastAsia="Arial" w:hAnsi="Arial"/>
                      <w:sz w:val="24"/>
                      <w:szCs w:val="24"/>
                    </w:rPr>
                  </w:pPr>
                  <w:r w:rsidDel="00000000" w:rsidR="00000000" w:rsidRPr="00000000">
                    <w:rPr>
                      <w:rFonts w:ascii="Arial" w:cs="Arial" w:eastAsia="Arial" w:hAnsi="Arial"/>
                      <w:sz w:val="24"/>
                      <w:szCs w:val="24"/>
                      <w:rtl w:val="0"/>
                    </w:rPr>
                    <w:t xml:space="preserve">In conclusion, while it is true that some qualities for success are best learned through practical experience, </w:t>
                  </w:r>
                  <w:commentRangeStart w:id="9"/>
                  <w:r w:rsidDel="00000000" w:rsidR="00000000" w:rsidRPr="00000000">
                    <w:rPr>
                      <w:rFonts w:ascii="Arial" w:cs="Arial" w:eastAsia="Arial" w:hAnsi="Arial"/>
                      <w:sz w:val="24"/>
                      <w:szCs w:val="24"/>
                      <w:rtl w:val="0"/>
                    </w:rPr>
                    <w:t xml:space="preserve">I believe that universities still play a vital role in a person’s </w:t>
                  </w:r>
                  <w:ins w:author="Gioi Nguyen" w:id="10" w:date="2026-04-09T21:15:29Z">
                    <w:r w:rsidDel="00000000" w:rsidR="00000000" w:rsidRPr="00000000">
                      <w:rPr>
                        <w:rFonts w:ascii="Arial" w:cs="Arial" w:eastAsia="Arial" w:hAnsi="Arial"/>
                        <w:sz w:val="24"/>
                        <w:szCs w:val="24"/>
                        <w:rtl w:val="0"/>
                      </w:rPr>
                      <w:t xml:space="preserve">personal and career </w:t>
                    </w:r>
                  </w:ins>
                  <w:r w:rsidDel="00000000" w:rsidR="00000000" w:rsidRPr="00000000">
                    <w:rPr>
                      <w:rFonts w:ascii="Arial" w:cs="Arial" w:eastAsia="Arial" w:hAnsi="Arial"/>
                      <w:sz w:val="24"/>
                      <w:szCs w:val="24"/>
                      <w:rtl w:val="0"/>
                    </w:rPr>
                    <w:t xml:space="preserve">development.</w:t>
                  </w:r>
                  <w:commentRangeEnd w:id="9"/>
                  <w:r w:rsidDel="00000000" w:rsidR="00000000" w:rsidRPr="00000000">
                    <w:commentReference w:id="9"/>
                  </w:r>
                  <w:r w:rsidDel="00000000" w:rsidR="00000000" w:rsidRPr="00000000">
                    <w:rPr>
                      <w:rFonts w:ascii="Arial" w:cs="Arial" w:eastAsia="Arial" w:hAnsi="Arial"/>
                      <w:sz w:val="24"/>
                      <w:szCs w:val="24"/>
                      <w:rtl w:val="0"/>
                    </w:rPr>
                    <w:t xml:space="preserve"> </w:t>
                  </w:r>
                  <w:commentRangeStart w:id="10"/>
                  <w:r w:rsidDel="00000000" w:rsidR="00000000" w:rsidRPr="00000000">
                    <w:rPr>
                      <w:rFonts w:ascii="Arial" w:cs="Arial" w:eastAsia="Arial" w:hAnsi="Arial"/>
                      <w:sz w:val="24"/>
                      <w:szCs w:val="24"/>
                      <w:rtl w:val="0"/>
                    </w:rPr>
                    <w:t xml:space="preserve">Therefore, a combination of both formal education and real-world experience is the best way to achieve success in today’s world.</w:t>
                  </w:r>
                  <w:ins w:author="Gioi Nguyen" w:id="11" w:date="2026-04-09T21:16:30Z">
                    <w:commentRangeEnd w:id="10"/>
                    <w:r w:rsidDel="00000000" w:rsidR="00000000" w:rsidRPr="00000000">
                      <w:commentReference w:id="10"/>
                    </w:r>
                    <w:r w:rsidDel="00000000" w:rsidR="00000000" w:rsidRPr="00000000">
                      <w:rPr>
                        <w:rtl w:val="0"/>
                      </w:rPr>
                    </w:r>
                  </w:ins>
                </w:p>
                <w:p w:rsidR="00000000" w:rsidDel="00000000" w:rsidP="00000000" w:rsidRDefault="00000000" w:rsidRPr="00000000" w14:paraId="0000001C">
                  <w:pPr>
                    <w:widowControl w:val="0"/>
                    <w:spacing w:after="200" w:lineRule="auto"/>
                    <w:jc w:val="both"/>
                    <w:rPr>
                      <w:rFonts w:ascii="Arial" w:cs="Arial" w:eastAsia="Arial" w:hAnsi="Arial"/>
                      <w:sz w:val="24"/>
                      <w:szCs w:val="24"/>
                    </w:rPr>
                  </w:pPr>
                  <w:ins w:author="Gioi Nguyen" w:id="11" w:date="2026-04-09T21:16:30Z">
                    <w:r w:rsidDel="00000000" w:rsidR="00000000" w:rsidRPr="00000000">
                      <w:rPr>
                        <w:rFonts w:ascii="Arial" w:cs="Arial" w:eastAsia="Arial" w:hAnsi="Arial"/>
                        <w:sz w:val="24"/>
                        <w:szCs w:val="24"/>
                        <w:rtl w:val="0"/>
                      </w:rPr>
                      <w:t xml:space="preserve">6 6 6 7</w:t>
                    </w:r>
                  </w:ins>
                  <w:r w:rsidDel="00000000" w:rsidR="00000000" w:rsidRPr="00000000">
                    <w:rPr>
                      <w:rtl w:val="0"/>
                    </w:rPr>
                  </w:r>
                </w:p>
              </w:tc>
            </w:tr>
          </w:tbl>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lue550bpjhhg" w:id="4"/>
      <w:bookmarkEnd w:id="4"/>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Châu</w:t>
      </w:r>
      <w:r w:rsidDel="00000000" w:rsidR="00000000" w:rsidRPr="00000000">
        <w:rPr>
          <w:rtl w:val="0"/>
        </w:rPr>
      </w:r>
    </w:p>
    <w:p w:rsidR="00000000" w:rsidDel="00000000" w:rsidP="00000000" w:rsidRDefault="00000000" w:rsidRPr="00000000" w14:paraId="00000022">
      <w:pPr>
        <w:rPr>
          <w:rFonts w:ascii="Arial" w:cs="Arial" w:eastAsia="Arial" w:hAnsi="Arial"/>
          <w:i w:val="1"/>
          <w:iCs w:val="1"/>
          <w:color w:val="ff9900"/>
        </w:rPr>
      </w:pPr>
      <w:r w:rsidDel="00000000" w:rsidR="00000000" w:rsidRPr="00000000">
        <w:rPr>
          <w:rFonts w:ascii="Arial" w:cs="Arial" w:eastAsia="Arial" w:hAnsi="Arial"/>
          <w:i w:val="1"/>
          <w:iCs w:val="1"/>
          <w:color w:val="ff9900"/>
          <w:rtl w:val="0"/>
        </w:rPr>
        <w:t xml:space="preserve">Don’t forget to change the name of your Google docs after copying. </w:t>
      </w:r>
    </w:p>
    <w:tbl>
      <w:tblPr>
        <w:tblStyle w:val="Table5"/>
        <w:tblW w:w="10206.0" w:type="dxa"/>
        <w:jc w:val="left"/>
        <w:tblBorders>
          <w:top w:color="efefef" w:space="0" w:sz="6" w:val="single"/>
          <w:left w:color="efefef" w:space="0" w:sz="6" w:val="single"/>
          <w:bottom w:color="efefef" w:space="0" w:sz="6" w:val="single"/>
          <w:right w:color="efefef" w:space="0" w:sz="6" w:val="single"/>
          <w:insideH w:color="efefef" w:space="0" w:sz="6" w:val="single"/>
          <w:insideV w:color="efefef" w:space="0" w:sz="6" w:val="single"/>
        </w:tblBorders>
        <w:tblLayout w:type="fixed"/>
        <w:tblLook w:val="0600"/>
      </w:tblPr>
      <w:tblGrid>
        <w:gridCol w:w="10206"/>
        <w:tblGridChange w:id="0">
          <w:tblGrid>
            <w:gridCol w:w="10206"/>
          </w:tblGrid>
        </w:tblGridChange>
      </w:tblGrid>
      <w:tr>
        <w:trPr>
          <w:cantSplit w:val="0"/>
          <w:tblHeader w:val="0"/>
        </w:trPr>
        <w:tc>
          <w:tcPr>
            <w:shd w:fill="000000" w:val="clear"/>
          </w:tcPr>
          <w:p w:rsidR="00000000" w:rsidDel="00000000" w:rsidP="00000000" w:rsidRDefault="00000000" w:rsidRPr="00000000" w14:paraId="00000023">
            <w:pPr>
              <w:pStyle w:val="Title"/>
              <w:widowControl w:val="0"/>
              <w:spacing w:after="0" w:line="240" w:lineRule="auto"/>
              <w:jc w:val="center"/>
              <w:rPr>
                <w:rFonts w:ascii="Arial" w:cs="Arial" w:eastAsia="Arial" w:hAnsi="Arial"/>
                <w:color w:val="ff0000"/>
              </w:rPr>
            </w:pPr>
            <w:bookmarkStart w:colFirst="0" w:colLast="0" w:name="_mhoeoy243mkj" w:id="5"/>
            <w:bookmarkEnd w:id="5"/>
            <w:r w:rsidDel="00000000" w:rsidR="00000000" w:rsidRPr="00000000">
              <w:rPr>
                <w:rFonts w:ascii="Arial" w:cs="Arial" w:eastAsia="Arial" w:hAnsi="Arial"/>
                <w:color w:val="ffffff"/>
                <w:sz w:val="38"/>
                <w:szCs w:val="38"/>
                <w:rtl w:val="0"/>
              </w:rPr>
              <w:t xml:space="preserve">B.Chou - Qualities to be successful (University)</w:t>
            </w:r>
            <w:r w:rsidDel="00000000" w:rsidR="00000000" w:rsidRPr="00000000">
              <w:rPr>
                <w:rtl w:val="0"/>
              </w:rPr>
            </w:r>
          </w:p>
        </w:tc>
      </w:tr>
      <w:tr>
        <w:trPr>
          <w:cantSplit w:val="0"/>
          <w:tblHeader w:val="0"/>
        </w:trPr>
        <w:tc>
          <w:tcPr/>
          <w:p w:rsidR="00000000" w:rsidDel="00000000" w:rsidP="00000000" w:rsidRDefault="00000000" w:rsidRPr="00000000" w14:paraId="00000024">
            <w:pPr>
              <w:widowControl w:val="0"/>
              <w:spacing w:after="200" w:lineRule="auto"/>
              <w:rPr>
                <w:rFonts w:ascii="Arial" w:cs="Arial" w:eastAsia="Arial" w:hAnsi="Arial"/>
                <w:i w:val="1"/>
                <w:iCs w:val="1"/>
                <w:sz w:val="24"/>
                <w:szCs w:val="24"/>
              </w:rPr>
            </w:pPr>
            <w:r w:rsidDel="00000000" w:rsidR="00000000" w:rsidRPr="00000000">
              <w:rPr>
                <w:rFonts w:ascii="Arial" w:cs="Arial" w:eastAsia="Arial" w:hAnsi="Arial"/>
                <w:b w:val="1"/>
                <w:bCs w:val="1"/>
                <w:sz w:val="28"/>
                <w:szCs w:val="28"/>
                <w:rtl w:val="0"/>
              </w:rPr>
              <w:t xml:space="preserve">Topic: </w:t>
            </w:r>
            <w:r w:rsidDel="00000000" w:rsidR="00000000" w:rsidRPr="00000000">
              <w:rPr>
                <w:rFonts w:ascii="Arial" w:cs="Arial" w:eastAsia="Arial" w:hAnsi="Arial"/>
                <w:b w:val="1"/>
                <w:bCs w:val="1"/>
                <w:sz w:val="24"/>
                <w:szCs w:val="24"/>
                <w:rtl w:val="0"/>
              </w:rPr>
              <w:t xml:space="preserve">Some people think the qualities a person needs to become successful in today’s world cannot be learned at a university or similar academic institutions. To what extent do you agree or disagree? </w:t>
            </w:r>
            <w:r w:rsidDel="00000000" w:rsidR="00000000" w:rsidRPr="00000000">
              <w:rPr>
                <w:rFonts w:ascii="Arial" w:cs="Arial" w:eastAsia="Arial" w:hAnsi="Arial"/>
                <w:i w:val="1"/>
                <w:iCs w:val="1"/>
                <w:sz w:val="24"/>
                <w:szCs w:val="24"/>
                <w:rtl w:val="0"/>
              </w:rPr>
              <w:t xml:space="preserve">(Đọc kỹ đề, rất dễ bị hiểu sai đề)</w:t>
            </w:r>
          </w:p>
          <w:p w:rsidR="00000000" w:rsidDel="00000000" w:rsidP="00000000" w:rsidRDefault="00000000" w:rsidRPr="00000000" w14:paraId="00000025">
            <w:pPr>
              <w:widowControl w:val="0"/>
              <w:spacing w:after="200" w:lineRule="auto"/>
              <w:rPr>
                <w:rFonts w:ascii="Arial" w:cs="Arial" w:eastAsia="Arial" w:hAnsi="Arial"/>
                <w:b w:val="1"/>
                <w:bCs w:val="1"/>
                <w:sz w:val="24"/>
                <w:szCs w:val="24"/>
              </w:rPr>
            </w:pPr>
            <w:hyperlink r:id="rId9">
              <w:r w:rsidDel="00000000" w:rsidR="00000000" w:rsidRPr="00000000">
                <w:rPr>
                  <w:rFonts w:ascii="Arial" w:cs="Arial" w:eastAsia="Arial" w:hAnsi="Arial"/>
                  <w:b w:val="1"/>
                  <w:bCs w:val="1"/>
                  <w:color w:val="1155cc"/>
                  <w:sz w:val="24"/>
                  <w:szCs w:val="24"/>
                  <w:u w:val="single"/>
                  <w:rtl w:val="0"/>
                </w:rPr>
                <w:t xml:space="preserve">Notion </w:t>
              </w:r>
            </w:hyperlink>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 essay: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tbl>
            <w:tblPr>
              <w:tblStyle w:val="Table6"/>
              <w:tblW w:w="10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6"/>
              <w:tblGridChange w:id="0">
                <w:tblGrid>
                  <w:gridCol w:w="10006"/>
                </w:tblGrid>
              </w:tblGridChange>
            </w:tblGrid>
            <w:tr>
              <w:trPr>
                <w:cantSplit w:val="0"/>
                <w:tblHeader w:val="0"/>
              </w:trPr>
              <w:tc>
                <w:tcPr>
                  <w:tcBorders>
                    <w:top w:color="38761d" w:space="0" w:sz="18" w:val="single"/>
                    <w:left w:color="38761d" w:space="0" w:sz="18" w:val="single"/>
                    <w:bottom w:color="38761d" w:space="0" w:sz="18" w:val="single"/>
                    <w:right w:color="38761d" w:space="0" w:sz="18" w:val="single"/>
                  </w:tcBorders>
                </w:tcPr>
                <w:p w:rsidR="00000000" w:rsidDel="00000000" w:rsidP="00000000" w:rsidRDefault="00000000" w:rsidRPr="00000000" w14:paraId="00000028">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 are some opinions that universities or similar academic institutions </w:t>
                  </w:r>
                  <w:commentRangeStart w:id="11"/>
                  <w:commentRangeStart w:id="12"/>
                  <w:r w:rsidDel="00000000" w:rsidR="00000000" w:rsidRPr="00000000">
                    <w:rPr>
                      <w:rFonts w:ascii="Arial" w:cs="Arial" w:eastAsia="Arial" w:hAnsi="Arial"/>
                      <w:sz w:val="24"/>
                      <w:szCs w:val="24"/>
                      <w:rtl w:val="0"/>
                    </w:rPr>
                    <w:t xml:space="preserve">provide inadequate qualities</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Arial" w:cs="Arial" w:eastAsia="Arial" w:hAnsi="Arial"/>
                      <w:sz w:val="24"/>
                      <w:szCs w:val="24"/>
                      <w:rtl w:val="0"/>
                    </w:rPr>
                    <w:t xml:space="preserve"> for a person to achieve success in these modern days. From my point of view, I completely disagree with this view, as I </w:t>
                  </w:r>
                  <w:ins w:author="Gioi Nguyen" w:id="12" w:date="2026-04-10T00:26:55Z">
                    <w:r w:rsidDel="00000000" w:rsidR="00000000" w:rsidRPr="00000000">
                      <w:rPr>
                        <w:rFonts w:ascii="Arial" w:cs="Arial" w:eastAsia="Arial" w:hAnsi="Arial"/>
                        <w:sz w:val="24"/>
                        <w:szCs w:val="24"/>
                        <w:rtl w:val="0"/>
                      </w:rPr>
                      <w:t xml:space="preserve">believe </w:t>
                    </w:r>
                  </w:ins>
                  <w:del w:author="Gioi Nguyen" w:id="12" w:date="2026-04-10T00:26:55Z">
                    <w:r w:rsidDel="00000000" w:rsidR="00000000" w:rsidRPr="00000000">
                      <w:rPr>
                        <w:rFonts w:ascii="Arial" w:cs="Arial" w:eastAsia="Arial" w:hAnsi="Arial"/>
                        <w:sz w:val="24"/>
                        <w:szCs w:val="24"/>
                        <w:rtl w:val="0"/>
                      </w:rPr>
                      <w:delText xml:space="preserve">claim </w:delText>
                    </w:r>
                  </w:del>
                  <w:r w:rsidDel="00000000" w:rsidR="00000000" w:rsidRPr="00000000">
                    <w:rPr>
                      <w:rFonts w:ascii="Arial" w:cs="Arial" w:eastAsia="Arial" w:hAnsi="Arial"/>
                      <w:sz w:val="24"/>
                      <w:szCs w:val="24"/>
                      <w:rtl w:val="0"/>
                    </w:rPr>
                    <w:t xml:space="preserve">that higher education plays a significant role</w:t>
                  </w:r>
                  <w:commentRangeStart w:id="13"/>
                  <w:r w:rsidDel="00000000" w:rsidR="00000000" w:rsidRPr="00000000">
                    <w:rPr>
                      <w:rFonts w:ascii="Arial" w:cs="Arial" w:eastAsia="Arial" w:hAnsi="Arial"/>
                      <w:sz w:val="24"/>
                      <w:szCs w:val="24"/>
                      <w:rtl w:val="0"/>
                    </w:rPr>
                    <w:t xml:space="preserve"> in education and improvement in each individual</w:t>
                  </w:r>
                  <w:commentRangeEnd w:id="13"/>
                  <w:r w:rsidDel="00000000" w:rsidR="00000000" w:rsidRPr="00000000">
                    <w:commentReference w:id="13"/>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9">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w:t>
                  </w:r>
                  <w:ins w:author="Gioi Nguyen" w:id="13" w:date="2026-04-10T00:30:40Z">
                    <w:r w:rsidDel="00000000" w:rsidR="00000000" w:rsidRPr="00000000">
                      <w:rPr>
                        <w:rFonts w:ascii="Arial" w:cs="Arial" w:eastAsia="Arial" w:hAnsi="Arial"/>
                        <w:sz w:val="24"/>
                        <w:szCs w:val="24"/>
                        <w:rtl w:val="0"/>
                      </w:rPr>
                      <w:t xml:space="preserve">understandable why</w:t>
                    </w:r>
                  </w:ins>
                  <w:del w:author="Gioi Nguyen" w:id="13" w:date="2026-04-10T00:30:40Z">
                    <w:r w:rsidDel="00000000" w:rsidR="00000000" w:rsidRPr="00000000">
                      <w:rPr>
                        <w:rFonts w:ascii="Arial" w:cs="Arial" w:eastAsia="Arial" w:hAnsi="Arial"/>
                        <w:sz w:val="24"/>
                        <w:szCs w:val="24"/>
                        <w:rtl w:val="0"/>
                      </w:rPr>
                      <w:delText xml:space="preserve">reasonable for</w:delText>
                    </w:r>
                  </w:del>
                  <w:r w:rsidDel="00000000" w:rsidR="00000000" w:rsidRPr="00000000">
                    <w:rPr>
                      <w:rFonts w:ascii="Arial" w:cs="Arial" w:eastAsia="Arial" w:hAnsi="Arial"/>
                      <w:sz w:val="24"/>
                      <w:szCs w:val="24"/>
                      <w:rtl w:val="0"/>
                    </w:rPr>
                    <w:t xml:space="preserve"> some people</w:t>
                  </w:r>
                  <w:ins w:author="Gioi Nguyen" w:id="14" w:date="2026-04-10T00:30:48Z">
                    <w:r w:rsidDel="00000000" w:rsidR="00000000" w:rsidRPr="00000000">
                      <w:rPr>
                        <w:rFonts w:ascii="Arial" w:cs="Arial" w:eastAsia="Arial" w:hAnsi="Arial"/>
                        <w:sz w:val="24"/>
                        <w:szCs w:val="24"/>
                        <w:rtl w:val="0"/>
                      </w:rPr>
                      <w:t xml:space="preserve"> </w:t>
                    </w:r>
                  </w:ins>
                  <w:del w:author="Gioi Nguyen" w:id="14" w:date="2026-04-10T00:30:48Z">
                    <w:r w:rsidDel="00000000" w:rsidR="00000000" w:rsidRPr="00000000">
                      <w:rPr>
                        <w:rFonts w:ascii="Arial" w:cs="Arial" w:eastAsia="Arial" w:hAnsi="Arial"/>
                        <w:sz w:val="24"/>
                        <w:szCs w:val="24"/>
                        <w:rtl w:val="0"/>
                      </w:rPr>
                      <w:delText xml:space="preserve"> to </w:delText>
                    </w:r>
                  </w:del>
                  <w:r w:rsidDel="00000000" w:rsidR="00000000" w:rsidRPr="00000000">
                    <w:rPr>
                      <w:rFonts w:ascii="Arial" w:cs="Arial" w:eastAsia="Arial" w:hAnsi="Arial"/>
                      <w:sz w:val="24"/>
                      <w:szCs w:val="24"/>
                      <w:rtl w:val="0"/>
                    </w:rPr>
                    <w:t xml:space="preserve">think that qualities to succeed cannot be accumulated from formal education. This is because</w:t>
                  </w:r>
                  <w:commentRangeStart w:id="14"/>
                  <w:r w:rsidDel="00000000" w:rsidR="00000000" w:rsidRPr="00000000">
                    <w:rPr>
                      <w:rFonts w:ascii="Arial" w:cs="Arial" w:eastAsia="Arial" w:hAnsi="Arial"/>
                      <w:sz w:val="24"/>
                      <w:szCs w:val="24"/>
                      <w:rtl w:val="0"/>
                    </w:rPr>
                    <w:t xml:space="preserve"> knowledge at universities is </w:t>
                  </w:r>
                  <w:ins w:author="Gioi Nguyen" w:id="15" w:date="2026-04-10T00:31:05Z">
                    <w:r w:rsidDel="00000000" w:rsidR="00000000" w:rsidRPr="00000000">
                      <w:rPr>
                        <w:rFonts w:ascii="Arial" w:cs="Arial" w:eastAsia="Arial" w:hAnsi="Arial"/>
                        <w:sz w:val="24"/>
                        <w:szCs w:val="24"/>
                        <w:rtl w:val="0"/>
                      </w:rPr>
                      <w:t xml:space="preserve">often </w:t>
                    </w:r>
                  </w:ins>
                  <w:r w:rsidDel="00000000" w:rsidR="00000000" w:rsidRPr="00000000">
                    <w:rPr>
                      <w:rFonts w:ascii="Arial" w:cs="Arial" w:eastAsia="Arial" w:hAnsi="Arial"/>
                      <w:sz w:val="24"/>
                      <w:szCs w:val="24"/>
                      <w:rtl w:val="0"/>
                    </w:rPr>
                    <w:t xml:space="preserve">considered as a theoretical concept</w:t>
                  </w:r>
                  <w:commentRangeEnd w:id="14"/>
                  <w:r w:rsidDel="00000000" w:rsidR="00000000" w:rsidRPr="00000000">
                    <w:commentReference w:id="14"/>
                  </w:r>
                  <w:r w:rsidDel="00000000" w:rsidR="00000000" w:rsidRPr="00000000">
                    <w:rPr>
                      <w:rFonts w:ascii="Arial" w:cs="Arial" w:eastAsia="Arial" w:hAnsi="Arial"/>
                      <w:sz w:val="24"/>
                      <w:szCs w:val="24"/>
                      <w:rtl w:val="0"/>
                    </w:rPr>
                    <w:t xml:space="preserve">, which is not completely applicable at work. As can be seen, there are many bachelors with excellent degrees struggling to find suitable </w:t>
                  </w:r>
                  <w:commentRangeStart w:id="15"/>
                  <w:r w:rsidDel="00000000" w:rsidR="00000000" w:rsidRPr="00000000">
                    <w:rPr>
                      <w:rFonts w:ascii="Arial" w:cs="Arial" w:eastAsia="Arial" w:hAnsi="Arial"/>
                      <w:sz w:val="24"/>
                      <w:szCs w:val="24"/>
                      <w:rtl w:val="0"/>
                    </w:rPr>
                    <w:t xml:space="preserve">occupations</w:t>
                  </w:r>
                  <w:commentRangeEnd w:id="15"/>
                  <w:r w:rsidDel="00000000" w:rsidR="00000000" w:rsidRPr="00000000">
                    <w:commentReference w:id="15"/>
                  </w:r>
                  <w:r w:rsidDel="00000000" w:rsidR="00000000" w:rsidRPr="00000000">
                    <w:rPr>
                      <w:rFonts w:ascii="Arial" w:cs="Arial" w:eastAsia="Arial" w:hAnsi="Arial"/>
                      <w:sz w:val="24"/>
                      <w:szCs w:val="24"/>
                      <w:rtl w:val="0"/>
                    </w:rPr>
                    <w:t xml:space="preserve">, as they lack practical experiences. This leads to the belief that academic institutions fail to equip students with qualities needed for success. However, in my opinion, fundamental </w:t>
                  </w:r>
                  <w:r w:rsidDel="00000000" w:rsidR="00000000" w:rsidRPr="00000000">
                    <w:rPr>
                      <w:rFonts w:ascii="Arial" w:cs="Arial" w:eastAsia="Arial" w:hAnsi="Arial"/>
                      <w:sz w:val="24"/>
                      <w:szCs w:val="24"/>
                      <w:rtl w:val="0"/>
                    </w:rPr>
                    <w:t xml:space="preserve">knowlegde</w:t>
                  </w:r>
                  <w:ins w:author="Gioi Nguyen" w:id="16" w:date="2026-04-10T00:32:39Z">
                    <w:r w:rsidDel="00000000" w:rsidR="00000000" w:rsidRPr="00000000">
                      <w:rPr>
                        <w:rFonts w:ascii="Arial" w:cs="Arial" w:eastAsia="Arial" w:hAnsi="Arial"/>
                        <w:sz w:val="24"/>
                        <w:szCs w:val="24"/>
                        <w:rtl w:val="0"/>
                      </w:rPr>
                      <w:t xml:space="preserve"> learned</w:t>
                    </w:r>
                  </w:ins>
                  <w:r w:rsidDel="00000000" w:rsidR="00000000" w:rsidRPr="00000000">
                    <w:rPr>
                      <w:rFonts w:ascii="Arial" w:cs="Arial" w:eastAsia="Arial" w:hAnsi="Arial"/>
                      <w:sz w:val="24"/>
                      <w:szCs w:val="24"/>
                      <w:rtl w:val="0"/>
                    </w:rPr>
                    <w:t xml:space="preserve"> at higher education contributes significantly to establishing a foundation for many professions, such as doctors or engineers. This means it is likely impossible for a person to become a doctor without </w:t>
                  </w:r>
                  <w:commentRangeStart w:id="16"/>
                  <w:commentRangeStart w:id="17"/>
                  <w:r w:rsidDel="00000000" w:rsidR="00000000" w:rsidRPr="00000000">
                    <w:rPr>
                      <w:rFonts w:ascii="Arial" w:cs="Arial" w:eastAsia="Arial" w:hAnsi="Arial"/>
                      <w:sz w:val="24"/>
                      <w:szCs w:val="24"/>
                      <w:rtl w:val="0"/>
                    </w:rPr>
                    <w:t xml:space="preserve">experience </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Arial" w:cs="Arial" w:eastAsia="Arial" w:hAnsi="Arial"/>
                      <w:sz w:val="24"/>
                      <w:szCs w:val="24"/>
                      <w:rtl w:val="0"/>
                    </w:rPr>
                    <w:t xml:space="preserve">at universities. </w:t>
                  </w:r>
                </w:p>
                <w:p w:rsidR="00000000" w:rsidDel="00000000" w:rsidP="00000000" w:rsidRDefault="00000000" w:rsidRPr="00000000" w14:paraId="0000002A">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addition, universities also create an environment that </w:t>
                  </w:r>
                  <w:commentRangeStart w:id="18"/>
                  <w:r w:rsidDel="00000000" w:rsidR="00000000" w:rsidRPr="00000000">
                    <w:rPr>
                      <w:rFonts w:ascii="Arial" w:cs="Arial" w:eastAsia="Arial" w:hAnsi="Arial"/>
                      <w:sz w:val="24"/>
                      <w:szCs w:val="24"/>
                      <w:rtl w:val="0"/>
                    </w:rPr>
                    <w:t xml:space="preserve">fosters learning efficiency and personal development.</w:t>
                  </w:r>
                  <w:commentRangeEnd w:id="18"/>
                  <w:r w:rsidDel="00000000" w:rsidR="00000000" w:rsidRPr="00000000">
                    <w:commentReference w:id="18"/>
                  </w:r>
                  <w:r w:rsidDel="00000000" w:rsidR="00000000" w:rsidRPr="00000000">
                    <w:rPr>
                      <w:rFonts w:ascii="Arial" w:cs="Arial" w:eastAsia="Arial" w:hAnsi="Arial"/>
                      <w:sz w:val="24"/>
                      <w:szCs w:val="24"/>
                      <w:rtl w:val="0"/>
                    </w:rPr>
                    <w:t xml:space="preserve"> First of all, universities provide quality </w:t>
                  </w:r>
                  <w:commentRangeStart w:id="19"/>
                  <w:r w:rsidDel="00000000" w:rsidR="00000000" w:rsidRPr="00000000">
                    <w:rPr>
                      <w:rFonts w:ascii="Arial" w:cs="Arial" w:eastAsia="Arial" w:hAnsi="Arial"/>
                      <w:sz w:val="24"/>
                      <w:szCs w:val="24"/>
                      <w:rtl w:val="0"/>
                    </w:rPr>
                    <w:t xml:space="preserve">facilities such as laboratories with the structured lessons of professors, which enable</w:t>
                  </w:r>
                  <w:ins w:author="Gioi Nguyen" w:id="17" w:date="2026-04-10T00:34:58Z">
                    <w:r w:rsidDel="00000000" w:rsidR="00000000" w:rsidRPr="00000000">
                      <w:rPr>
                        <w:rFonts w:ascii="Arial" w:cs="Arial" w:eastAsia="Arial" w:hAnsi="Arial"/>
                        <w:sz w:val="24"/>
                        <w:szCs w:val="24"/>
                        <w:rtl w:val="0"/>
                      </w:rPr>
                      <w:t xml:space="preserve">s</w:t>
                    </w:r>
                  </w:ins>
                  <w:r w:rsidDel="00000000" w:rsidR="00000000" w:rsidRPr="00000000">
                    <w:rPr>
                      <w:rFonts w:ascii="Arial" w:cs="Arial" w:eastAsia="Arial" w:hAnsi="Arial"/>
                      <w:sz w:val="24"/>
                      <w:szCs w:val="24"/>
                      <w:rtl w:val="0"/>
                    </w:rPr>
                    <w:t xml:space="preserve"> students to understand theory deeply and can apply it in practice</w:t>
                  </w:r>
                  <w:commentRangeEnd w:id="19"/>
                  <w:r w:rsidDel="00000000" w:rsidR="00000000" w:rsidRPr="00000000">
                    <w:commentReference w:id="19"/>
                  </w:r>
                  <w:r w:rsidDel="00000000" w:rsidR="00000000" w:rsidRPr="00000000">
                    <w:rPr>
                      <w:rFonts w:ascii="Arial" w:cs="Arial" w:eastAsia="Arial" w:hAnsi="Arial"/>
                      <w:sz w:val="24"/>
                      <w:szCs w:val="24"/>
                      <w:rtl w:val="0"/>
                    </w:rPr>
                    <w:t xml:space="preserve">. From these experiences, students equip themselves with a strong foundation to be confident in their future. Moreover, students can gain some soft </w:t>
                  </w:r>
                  <w:commentRangeStart w:id="20"/>
                  <w:r w:rsidDel="00000000" w:rsidR="00000000" w:rsidRPr="00000000">
                    <w:rPr>
                      <w:rFonts w:ascii="Arial" w:cs="Arial" w:eastAsia="Arial" w:hAnsi="Arial"/>
                      <w:sz w:val="24"/>
                      <w:szCs w:val="24"/>
                      <w:rtl w:val="0"/>
                    </w:rPr>
                    <w:t xml:space="preserve">skills learning</w:t>
                  </w:r>
                  <w:commentRangeEnd w:id="20"/>
                  <w:r w:rsidDel="00000000" w:rsidR="00000000" w:rsidRPr="00000000">
                    <w:commentReference w:id="20"/>
                  </w:r>
                  <w:r w:rsidDel="00000000" w:rsidR="00000000" w:rsidRPr="00000000">
                    <w:rPr>
                      <w:rFonts w:ascii="Arial" w:cs="Arial" w:eastAsia="Arial" w:hAnsi="Arial"/>
                      <w:sz w:val="24"/>
                      <w:szCs w:val="24"/>
                      <w:rtl w:val="0"/>
                    </w:rPr>
                    <w:t xml:space="preserve"> from higher education such as leadership or teamwork skills. For instance, when students conduct a group project, they have a chance to collaborate with their classmates. This helps them improve communication skills, and learn how to resolve conflicts, which are extremely valuable at the workplace</w:t>
                  </w:r>
                  <w:ins w:author="Gioi Nguyen" w:id="18" w:date="2026-04-10T00:36:33Z">
                    <w:r w:rsidDel="00000000" w:rsidR="00000000" w:rsidRPr="00000000">
                      <w:rPr>
                        <w:rFonts w:ascii="Arial" w:cs="Arial" w:eastAsia="Arial" w:hAnsi="Arial"/>
                        <w:sz w:val="24"/>
                        <w:szCs w:val="24"/>
                        <w:rtl w:val="0"/>
                      </w:rPr>
                      <w:t xml:space="preserve"> later on</w:t>
                    </w:r>
                  </w:ins>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B">
                  <w:pPr>
                    <w:widowControl w:val="0"/>
                    <w:spacing w:after="200" w:lineRule="auto"/>
                    <w:jc w:val="both"/>
                    <w:rPr>
                      <w:ins w:author="Gioi Nguyen" w:id="20" w:date="2026-04-10T00:37:17Z"/>
                      <w:rFonts w:ascii="Arial" w:cs="Arial" w:eastAsia="Arial" w:hAnsi="Arial"/>
                      <w:sz w:val="24"/>
                      <w:szCs w:val="24"/>
                    </w:rPr>
                  </w:pPr>
                  <w:r w:rsidDel="00000000" w:rsidR="00000000" w:rsidRPr="00000000">
                    <w:rPr>
                      <w:rFonts w:ascii="Arial" w:cs="Arial" w:eastAsia="Arial" w:hAnsi="Arial"/>
                      <w:sz w:val="24"/>
                      <w:szCs w:val="24"/>
                      <w:rtl w:val="0"/>
                    </w:rPr>
                    <w:t xml:space="preserve">In conclusion, although practical experience is </w:t>
                  </w:r>
                  <w:ins w:author="Gioi Nguyen" w:id="19" w:date="2026-04-10T00:37:05Z">
                    <w:r w:rsidDel="00000000" w:rsidR="00000000" w:rsidRPr="00000000">
                      <w:rPr>
                        <w:rFonts w:ascii="Arial" w:cs="Arial" w:eastAsia="Arial" w:hAnsi="Arial"/>
                        <w:sz w:val="24"/>
                        <w:szCs w:val="24"/>
                        <w:rtl w:val="0"/>
                      </w:rPr>
                      <w:t xml:space="preserve">vital</w:t>
                    </w:r>
                  </w:ins>
                  <w:del w:author="Gioi Nguyen" w:id="19" w:date="2026-04-10T00:37:05Z">
                    <w:r w:rsidDel="00000000" w:rsidR="00000000" w:rsidRPr="00000000">
                      <w:rPr>
                        <w:rFonts w:ascii="Arial" w:cs="Arial" w:eastAsia="Arial" w:hAnsi="Arial"/>
                        <w:sz w:val="24"/>
                        <w:szCs w:val="24"/>
                        <w:rtl w:val="0"/>
                      </w:rPr>
                      <w:delText xml:space="preserve">helpful</w:delText>
                    </w:r>
                  </w:del>
                  <w:r w:rsidDel="00000000" w:rsidR="00000000" w:rsidRPr="00000000">
                    <w:rPr>
                      <w:rFonts w:ascii="Arial" w:cs="Arial" w:eastAsia="Arial" w:hAnsi="Arial"/>
                      <w:sz w:val="24"/>
                      <w:szCs w:val="24"/>
                      <w:rtl w:val="0"/>
                    </w:rPr>
                    <w:t xml:space="preserve">, </w:t>
                  </w:r>
                  <w:commentRangeStart w:id="21"/>
                  <w:r w:rsidDel="00000000" w:rsidR="00000000" w:rsidRPr="00000000">
                    <w:rPr>
                      <w:rFonts w:ascii="Arial" w:cs="Arial" w:eastAsia="Arial" w:hAnsi="Arial"/>
                      <w:sz w:val="24"/>
                      <w:szCs w:val="24"/>
                      <w:rtl w:val="0"/>
                    </w:rPr>
                    <w:t xml:space="preserve">it is not denied </w:t>
                  </w:r>
                  <w:commentRangeEnd w:id="21"/>
                  <w:r w:rsidDel="00000000" w:rsidR="00000000" w:rsidRPr="00000000">
                    <w:commentReference w:id="21"/>
                  </w:r>
                  <w:r w:rsidDel="00000000" w:rsidR="00000000" w:rsidRPr="00000000">
                    <w:rPr>
                      <w:rFonts w:ascii="Arial" w:cs="Arial" w:eastAsia="Arial" w:hAnsi="Arial"/>
                      <w:sz w:val="24"/>
                      <w:szCs w:val="24"/>
                      <w:rtl w:val="0"/>
                    </w:rPr>
                    <w:t xml:space="preserve">the role of universities in cultivating the qualities necessary for success. The key for success is the balance between education and experience. </w:t>
                  </w:r>
                  <w:ins w:author="Gioi Nguyen" w:id="20" w:date="2026-04-10T00:37:17Z">
                    <w:r w:rsidDel="00000000" w:rsidR="00000000" w:rsidRPr="00000000">
                      <w:rPr>
                        <w:rtl w:val="0"/>
                      </w:rPr>
                    </w:r>
                  </w:ins>
                </w:p>
                <w:p w:rsidR="00000000" w:rsidDel="00000000" w:rsidP="00000000" w:rsidRDefault="00000000" w:rsidRPr="00000000" w14:paraId="0000002C">
                  <w:pPr>
                    <w:widowControl w:val="0"/>
                    <w:spacing w:after="200" w:lineRule="auto"/>
                    <w:jc w:val="both"/>
                    <w:rPr>
                      <w:rFonts w:ascii="Arial" w:cs="Arial" w:eastAsia="Arial" w:hAnsi="Arial"/>
                      <w:sz w:val="24"/>
                      <w:szCs w:val="24"/>
                    </w:rPr>
                  </w:pPr>
                  <w:ins w:author="Gioi Nguyen" w:id="20" w:date="2026-04-10T00:37:17Z">
                    <w:r w:rsidDel="00000000" w:rsidR="00000000" w:rsidRPr="00000000">
                      <w:rPr>
                        <w:rFonts w:ascii="Arial" w:cs="Arial" w:eastAsia="Arial" w:hAnsi="Arial"/>
                        <w:sz w:val="24"/>
                        <w:szCs w:val="24"/>
                        <w:rtl w:val="0"/>
                      </w:rPr>
                      <w:t xml:space="preserve">5666</w:t>
                    </w:r>
                  </w:ins>
                  <w:r w:rsidDel="00000000" w:rsidR="00000000" w:rsidRPr="00000000">
                    <w:rPr>
                      <w:rtl w:val="0"/>
                    </w:rPr>
                  </w:r>
                </w:p>
              </w:tc>
            </w:tr>
          </w:tbl>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miw1u83k6fzk" w:id="6"/>
      <w:bookmarkEnd w:id="6"/>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Uyên</w:t>
      </w:r>
      <w:r w:rsidDel="00000000" w:rsidR="00000000" w:rsidRPr="00000000">
        <w:rPr>
          <w:rtl w:val="0"/>
        </w:rPr>
      </w:r>
    </w:p>
    <w:p w:rsidR="00000000" w:rsidDel="00000000" w:rsidP="00000000" w:rsidRDefault="00000000" w:rsidRPr="00000000" w14:paraId="00000032">
      <w:pPr>
        <w:rPr>
          <w:rFonts w:ascii="Arial" w:cs="Arial" w:eastAsia="Arial" w:hAnsi="Arial"/>
          <w:i w:val="1"/>
          <w:iCs w:val="1"/>
          <w:color w:val="ff9900"/>
        </w:rPr>
      </w:pPr>
      <w:r w:rsidDel="00000000" w:rsidR="00000000" w:rsidRPr="00000000">
        <w:rPr>
          <w:rFonts w:ascii="Arial" w:cs="Arial" w:eastAsia="Arial" w:hAnsi="Arial"/>
          <w:i w:val="1"/>
          <w:iCs w:val="1"/>
          <w:color w:val="ff9900"/>
          <w:rtl w:val="0"/>
        </w:rPr>
        <w:t xml:space="preserve">Don’t forget to change the name of your Google docs after copying. </w:t>
      </w:r>
    </w:p>
    <w:tbl>
      <w:tblPr>
        <w:tblStyle w:val="Table7"/>
        <w:tblW w:w="10206.0" w:type="dxa"/>
        <w:jc w:val="left"/>
        <w:tblBorders>
          <w:top w:color="efefef" w:space="0" w:sz="6" w:val="single"/>
          <w:left w:color="efefef" w:space="0" w:sz="6" w:val="single"/>
          <w:bottom w:color="efefef" w:space="0" w:sz="6" w:val="single"/>
          <w:right w:color="efefef" w:space="0" w:sz="6" w:val="single"/>
          <w:insideH w:color="efefef" w:space="0" w:sz="6" w:val="single"/>
          <w:insideV w:color="efefef" w:space="0" w:sz="6" w:val="single"/>
        </w:tblBorders>
        <w:tblLayout w:type="fixed"/>
        <w:tblLook w:val="0600"/>
      </w:tblPr>
      <w:tblGrid>
        <w:gridCol w:w="10206"/>
        <w:tblGridChange w:id="0">
          <w:tblGrid>
            <w:gridCol w:w="10206"/>
          </w:tblGrid>
        </w:tblGridChange>
      </w:tblGrid>
      <w:tr>
        <w:trPr>
          <w:cantSplit w:val="0"/>
          <w:tblHeader w:val="0"/>
        </w:trPr>
        <w:tc>
          <w:tcPr>
            <w:shd w:fill="000000" w:val="clear"/>
          </w:tcPr>
          <w:p w:rsidR="00000000" w:rsidDel="00000000" w:rsidP="00000000" w:rsidRDefault="00000000" w:rsidRPr="00000000" w14:paraId="00000033">
            <w:pPr>
              <w:pStyle w:val="Title"/>
              <w:widowControl w:val="0"/>
              <w:spacing w:after="0" w:line="240" w:lineRule="auto"/>
              <w:jc w:val="center"/>
              <w:rPr>
                <w:rFonts w:ascii="Arial" w:cs="Arial" w:eastAsia="Arial" w:hAnsi="Arial"/>
                <w:color w:val="ff0000"/>
              </w:rPr>
            </w:pPr>
            <w:bookmarkStart w:colFirst="0" w:colLast="0" w:name="_ujl83n2w8p19" w:id="7"/>
            <w:bookmarkEnd w:id="7"/>
            <w:r w:rsidDel="00000000" w:rsidR="00000000" w:rsidRPr="00000000">
              <w:rPr>
                <w:rFonts w:ascii="Arial" w:cs="Arial" w:eastAsia="Arial" w:hAnsi="Arial"/>
                <w:color w:val="ffffff"/>
                <w:sz w:val="38"/>
                <w:szCs w:val="38"/>
                <w:rtl w:val="0"/>
              </w:rPr>
              <w:t xml:space="preserve">Uyên - Qualities to be successful (University)</w:t>
            </w:r>
            <w:r w:rsidDel="00000000" w:rsidR="00000000" w:rsidRPr="00000000">
              <w:rPr>
                <w:rtl w:val="0"/>
              </w:rPr>
            </w:r>
          </w:p>
        </w:tc>
      </w:tr>
      <w:tr>
        <w:trPr>
          <w:cantSplit w:val="0"/>
          <w:tblHeader w:val="0"/>
        </w:trPr>
        <w:tc>
          <w:tcPr/>
          <w:p w:rsidR="00000000" w:rsidDel="00000000" w:rsidP="00000000" w:rsidRDefault="00000000" w:rsidRPr="00000000" w14:paraId="00000034">
            <w:pPr>
              <w:widowControl w:val="0"/>
              <w:spacing w:after="200" w:lineRule="auto"/>
              <w:rPr>
                <w:rFonts w:ascii="Arial" w:cs="Arial" w:eastAsia="Arial" w:hAnsi="Arial"/>
                <w:i w:val="1"/>
                <w:iCs w:val="1"/>
                <w:sz w:val="24"/>
                <w:szCs w:val="24"/>
              </w:rPr>
            </w:pPr>
            <w:r w:rsidDel="00000000" w:rsidR="00000000" w:rsidRPr="00000000">
              <w:rPr>
                <w:rFonts w:ascii="Arial" w:cs="Arial" w:eastAsia="Arial" w:hAnsi="Arial"/>
                <w:b w:val="1"/>
                <w:bCs w:val="1"/>
                <w:sz w:val="28"/>
                <w:szCs w:val="28"/>
                <w:rtl w:val="0"/>
              </w:rPr>
              <w:t xml:space="preserve">Topic: </w:t>
            </w:r>
            <w:r w:rsidDel="00000000" w:rsidR="00000000" w:rsidRPr="00000000">
              <w:rPr>
                <w:rFonts w:ascii="Arial" w:cs="Arial" w:eastAsia="Arial" w:hAnsi="Arial"/>
                <w:b w:val="1"/>
                <w:bCs w:val="1"/>
                <w:sz w:val="24"/>
                <w:szCs w:val="24"/>
                <w:rtl w:val="0"/>
              </w:rPr>
              <w:t xml:space="preserve">Some people think the qualities a person needs to become successful in today’s world cannot be learned at a university or similar academic institutions. To what extent do you agree or disagree? </w:t>
            </w:r>
            <w:r w:rsidDel="00000000" w:rsidR="00000000" w:rsidRPr="00000000">
              <w:rPr>
                <w:rFonts w:ascii="Arial" w:cs="Arial" w:eastAsia="Arial" w:hAnsi="Arial"/>
                <w:i w:val="1"/>
                <w:iCs w:val="1"/>
                <w:sz w:val="24"/>
                <w:szCs w:val="24"/>
                <w:rtl w:val="0"/>
              </w:rPr>
              <w:t xml:space="preserve">(Đọc kỹ đề, rất dễ bị hiểu sai đề)</w:t>
            </w:r>
          </w:p>
          <w:p w:rsidR="00000000" w:rsidDel="00000000" w:rsidP="00000000" w:rsidRDefault="00000000" w:rsidRPr="00000000" w14:paraId="00000035">
            <w:pPr>
              <w:widowControl w:val="0"/>
              <w:spacing w:after="200" w:lineRule="auto"/>
              <w:rPr>
                <w:rFonts w:ascii="Arial" w:cs="Arial" w:eastAsia="Arial" w:hAnsi="Arial"/>
                <w:b w:val="1"/>
                <w:bCs w:val="1"/>
                <w:sz w:val="24"/>
                <w:szCs w:val="24"/>
              </w:rPr>
            </w:pPr>
            <w:hyperlink r:id="rId10">
              <w:r w:rsidDel="00000000" w:rsidR="00000000" w:rsidRPr="00000000">
                <w:rPr>
                  <w:rFonts w:ascii="Arial" w:cs="Arial" w:eastAsia="Arial" w:hAnsi="Arial"/>
                  <w:b w:val="1"/>
                  <w:bCs w:val="1"/>
                  <w:color w:val="1155cc"/>
                  <w:sz w:val="24"/>
                  <w:szCs w:val="24"/>
                  <w:u w:val="single"/>
                  <w:rtl w:val="0"/>
                </w:rPr>
                <w:t xml:space="preserve">Notion </w:t>
              </w:r>
            </w:hyperlink>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 essay: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tbl>
            <w:tblPr>
              <w:tblStyle w:val="Table8"/>
              <w:tblW w:w="10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6"/>
              <w:tblGridChange w:id="0">
                <w:tblGrid>
                  <w:gridCol w:w="10006"/>
                </w:tblGrid>
              </w:tblGridChange>
            </w:tblGrid>
            <w:tr>
              <w:trPr>
                <w:cantSplit w:val="0"/>
                <w:tblHeader w:val="0"/>
              </w:trPr>
              <w:tc>
                <w:tcPr>
                  <w:tcBorders>
                    <w:top w:color="38761d" w:space="0" w:sz="18" w:val="single"/>
                    <w:left w:color="38761d" w:space="0" w:sz="18" w:val="single"/>
                    <w:bottom w:color="38761d" w:space="0" w:sz="18" w:val="single"/>
                    <w:right w:color="38761d" w:space="0" w:sz="18" w:val="single"/>
                  </w:tcBorders>
                </w:tcPr>
                <w:p w:rsidR="00000000" w:rsidDel="00000000" w:rsidP="00000000" w:rsidRDefault="00000000" w:rsidRPr="00000000" w14:paraId="00000038">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Nowadays, it is said that universities or similar academic institutions do not </w:t>
                  </w:r>
                  <w:commentRangeStart w:id="22"/>
                  <w:r w:rsidDel="00000000" w:rsidR="00000000" w:rsidRPr="00000000">
                    <w:rPr>
                      <w:rFonts w:ascii="Arial" w:cs="Arial" w:eastAsia="Arial" w:hAnsi="Arial"/>
                      <w:sz w:val="24"/>
                      <w:szCs w:val="24"/>
                      <w:rtl w:val="0"/>
                    </w:rPr>
                    <w:t xml:space="preserve">teach students how to become successful people.</w:t>
                  </w:r>
                  <w:commentRangeEnd w:id="22"/>
                  <w:r w:rsidDel="00000000" w:rsidR="00000000" w:rsidRPr="00000000">
                    <w:commentReference w:id="22"/>
                  </w:r>
                  <w:r w:rsidDel="00000000" w:rsidR="00000000" w:rsidRPr="00000000">
                    <w:rPr>
                      <w:rFonts w:ascii="Arial" w:cs="Arial" w:eastAsia="Arial" w:hAnsi="Arial"/>
                      <w:sz w:val="24"/>
                      <w:szCs w:val="24"/>
                      <w:rtl w:val="0"/>
                    </w:rPr>
                    <w:t xml:space="preserve"> From my perspective, I totally disagree with that. </w:t>
                  </w:r>
                </w:p>
                <w:p w:rsidR="00000000" w:rsidDel="00000000" w:rsidP="00000000" w:rsidRDefault="00000000" w:rsidRPr="00000000" w14:paraId="00000039">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undeniable that many qualities for success cannot be taught effectively in schools</w:t>
                  </w:r>
                  <w:commentRangeStart w:id="23"/>
                  <w:r w:rsidDel="00000000" w:rsidR="00000000" w:rsidRPr="00000000">
                    <w:rPr>
                      <w:rFonts w:ascii="Arial" w:cs="Arial" w:eastAsia="Arial" w:hAnsi="Arial"/>
                      <w:sz w:val="24"/>
                      <w:szCs w:val="24"/>
                      <w:rtl w:val="0"/>
                    </w:rPr>
                    <w:t xml:space="preserve">, but </w:t>
                  </w:r>
                  <w:commentRangeEnd w:id="23"/>
                  <w:r w:rsidDel="00000000" w:rsidR="00000000" w:rsidRPr="00000000">
                    <w:commentReference w:id="23"/>
                  </w:r>
                  <w:r w:rsidDel="00000000" w:rsidR="00000000" w:rsidRPr="00000000">
                    <w:rPr>
                      <w:rFonts w:ascii="Arial" w:cs="Arial" w:eastAsia="Arial" w:hAnsi="Arial"/>
                      <w:sz w:val="24"/>
                      <w:szCs w:val="24"/>
                      <w:rtl w:val="0"/>
                    </w:rPr>
                    <w:t xml:space="preserve">this opinion overlooks the role of universities and colleges in some professions. Since the theoretical knowledge learned in university is not fully applicable in the workplace, schools have to update the curriculum constantly so that their </w:t>
                  </w:r>
                  <w:commentRangeStart w:id="24"/>
                  <w:r w:rsidDel="00000000" w:rsidR="00000000" w:rsidRPr="00000000">
                    <w:rPr>
                      <w:rFonts w:ascii="Arial" w:cs="Arial" w:eastAsia="Arial" w:hAnsi="Arial"/>
                      <w:sz w:val="24"/>
                      <w:szCs w:val="24"/>
                      <w:rtl w:val="0"/>
                    </w:rPr>
                    <w:t xml:space="preserve">students do not become outdated</w:t>
                  </w:r>
                  <w:commentRangeEnd w:id="24"/>
                  <w:r w:rsidDel="00000000" w:rsidR="00000000" w:rsidRPr="00000000">
                    <w:commentReference w:id="24"/>
                  </w:r>
                  <w:r w:rsidDel="00000000" w:rsidR="00000000" w:rsidRPr="00000000">
                    <w:rPr>
                      <w:rFonts w:ascii="Arial" w:cs="Arial" w:eastAsia="Arial" w:hAnsi="Arial"/>
                      <w:sz w:val="24"/>
                      <w:szCs w:val="24"/>
                      <w:rtl w:val="0"/>
                    </w:rPr>
                    <w:t xml:space="preserve"> when they enter the job market. This could help </w:t>
                  </w:r>
                  <w:ins w:author="Gioi Nguyen" w:id="21" w:date="2026-04-10T00:39:21Z">
                    <w:r w:rsidDel="00000000" w:rsidR="00000000" w:rsidRPr="00000000">
                      <w:rPr>
                        <w:rFonts w:ascii="Arial" w:cs="Arial" w:eastAsia="Arial" w:hAnsi="Arial"/>
                        <w:sz w:val="24"/>
                        <w:szCs w:val="24"/>
                        <w:rtl w:val="0"/>
                      </w:rPr>
                      <w:t xml:space="preserve">facilitate </w:t>
                    </w:r>
                  </w:ins>
                  <w:r w:rsidDel="00000000" w:rsidR="00000000" w:rsidRPr="00000000">
                    <w:rPr>
                      <w:rFonts w:ascii="Arial" w:cs="Arial" w:eastAsia="Arial" w:hAnsi="Arial"/>
                      <w:sz w:val="24"/>
                      <w:szCs w:val="24"/>
                      <w:rtl w:val="0"/>
                    </w:rPr>
                    <w:t xml:space="preserve">graduates </w:t>
                  </w:r>
                  <w:ins w:author="Gioi Nguyen" w:id="22" w:date="2026-04-10T00:39:32Z">
                    <w:r w:rsidDel="00000000" w:rsidR="00000000" w:rsidRPr="00000000">
                      <w:rPr>
                        <w:rFonts w:ascii="Arial" w:cs="Arial" w:eastAsia="Arial" w:hAnsi="Arial"/>
                        <w:sz w:val="24"/>
                        <w:szCs w:val="24"/>
                        <w:rtl w:val="0"/>
                      </w:rPr>
                      <w:t xml:space="preserve">in applying</w:t>
                    </w:r>
                  </w:ins>
                  <w:del w:author="Gioi Nguyen" w:id="22" w:date="2026-04-10T00:39:32Z">
                    <w:r w:rsidDel="00000000" w:rsidR="00000000" w:rsidRPr="00000000">
                      <w:rPr>
                        <w:rFonts w:ascii="Arial" w:cs="Arial" w:eastAsia="Arial" w:hAnsi="Arial"/>
                        <w:sz w:val="24"/>
                        <w:szCs w:val="24"/>
                        <w:rtl w:val="0"/>
                      </w:rPr>
                      <w:delText xml:space="preserve">not struggle to apply</w:delText>
                    </w:r>
                  </w:del>
                  <w:r w:rsidDel="00000000" w:rsidR="00000000" w:rsidRPr="00000000">
                    <w:rPr>
                      <w:rFonts w:ascii="Arial" w:cs="Arial" w:eastAsia="Arial" w:hAnsi="Arial"/>
                      <w:sz w:val="24"/>
                      <w:szCs w:val="24"/>
                      <w:rtl w:val="0"/>
                    </w:rPr>
                    <w:t xml:space="preserve"> what they have learned in practical situations and perform well at work. </w:t>
                  </w:r>
                  <w:commentRangeStart w:id="25"/>
                  <w:r w:rsidDel="00000000" w:rsidR="00000000" w:rsidRPr="00000000">
                    <w:rPr>
                      <w:rFonts w:ascii="Arial" w:cs="Arial" w:eastAsia="Arial" w:hAnsi="Arial"/>
                      <w:sz w:val="24"/>
                      <w:szCs w:val="24"/>
                      <w:rtl w:val="0"/>
                    </w:rPr>
                    <w:t xml:space="preserve">However, </w:t>
                  </w:r>
                  <w:commentRangeEnd w:id="25"/>
                  <w:r w:rsidDel="00000000" w:rsidR="00000000" w:rsidRPr="00000000">
                    <w:commentReference w:id="25"/>
                  </w:r>
                  <w:r w:rsidDel="00000000" w:rsidR="00000000" w:rsidRPr="00000000">
                    <w:rPr>
                      <w:rFonts w:ascii="Arial" w:cs="Arial" w:eastAsia="Arial" w:hAnsi="Arial"/>
                      <w:sz w:val="24"/>
                      <w:szCs w:val="24"/>
                      <w:rtl w:val="0"/>
                    </w:rPr>
                    <w:t xml:space="preserve">higher education provides fundamental knowledge needed for some specialized professions, such as doctors or engineers. In fact, to be qualified as a doctor, students need to complete all medical courses and get a degree to pursue a career in the healthcare sector,</w:t>
                  </w:r>
                  <w:commentRangeStart w:id="26"/>
                  <w:r w:rsidDel="00000000" w:rsidR="00000000" w:rsidRPr="00000000">
                    <w:rPr>
                      <w:rFonts w:ascii="Arial" w:cs="Arial" w:eastAsia="Arial" w:hAnsi="Arial"/>
                      <w:sz w:val="24"/>
                      <w:szCs w:val="24"/>
                      <w:rtl w:val="0"/>
                    </w:rPr>
                    <w:t xml:space="preserve"> helping them have a stable job in the future</w:t>
                  </w:r>
                  <w:commentRangeEnd w:id="26"/>
                  <w:r w:rsidDel="00000000" w:rsidR="00000000" w:rsidRPr="00000000">
                    <w:commentReference w:id="26"/>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A">
                  <w:pPr>
                    <w:widowControl w:val="0"/>
                    <w:spacing w:after="200" w:lineRule="auto"/>
                    <w:jc w:val="both"/>
                    <w:rPr>
                      <w:rFonts w:ascii="Arial" w:cs="Arial" w:eastAsia="Arial" w:hAnsi="Arial"/>
                      <w:sz w:val="24"/>
                      <w:szCs w:val="24"/>
                    </w:rPr>
                  </w:pPr>
                  <w:del w:author="Gioi Nguyen" w:id="23" w:date="2026-04-10T00:41:41Z">
                    <w:r w:rsidDel="00000000" w:rsidR="00000000" w:rsidRPr="00000000">
                      <w:rPr>
                        <w:rFonts w:ascii="Arial" w:cs="Arial" w:eastAsia="Arial" w:hAnsi="Arial"/>
                        <w:sz w:val="24"/>
                        <w:szCs w:val="24"/>
                        <w:rtl w:val="0"/>
                      </w:rPr>
                      <w:delText xml:space="preserve">Furthermore, </w:delText>
                    </w:r>
                  </w:del>
                  <w:ins w:author="Uyên Nguyễn" w:id="24" w:date="2026-04-10T13:09:55Z">
                    <w:r w:rsidDel="00000000" w:rsidR="00000000" w:rsidRPr="00000000">
                      <w:rPr>
                        <w:rFonts w:ascii="Arial" w:cs="Arial" w:eastAsia="Arial" w:hAnsi="Arial"/>
                        <w:sz w:val="24"/>
                        <w:szCs w:val="24"/>
                        <w:rtl w:val="0"/>
                      </w:rPr>
                      <w:t xml:space="preserve">The</w:t>
                    </w:r>
                  </w:ins>
                  <w:del w:author="Uyên Nguyễn" w:id="24" w:date="2026-04-10T13:09:55Z">
                    <w:r w:rsidDel="00000000" w:rsidR="00000000" w:rsidRPr="00000000">
                      <w:rPr>
                        <w:rFonts w:ascii="Arial" w:cs="Arial" w:eastAsia="Arial" w:hAnsi="Arial"/>
                        <w:sz w:val="24"/>
                        <w:szCs w:val="24"/>
                        <w:rtl w:val="0"/>
                      </w:rPr>
                      <w:delText xml:space="preserve">the</w:delText>
                    </w:r>
                  </w:del>
                  <w:r w:rsidDel="00000000" w:rsidR="00000000" w:rsidRPr="00000000">
                    <w:rPr>
                      <w:rFonts w:ascii="Arial" w:cs="Arial" w:eastAsia="Arial" w:hAnsi="Arial"/>
                      <w:sz w:val="24"/>
                      <w:szCs w:val="24"/>
                      <w:rtl w:val="0"/>
                    </w:rPr>
                    <w:t xml:space="preserve"> university </w:t>
                  </w:r>
                  <w:ins w:author="Gioi Nguyen" w:id="25" w:date="2026-04-10T00:41:37Z">
                    <w:r w:rsidDel="00000000" w:rsidR="00000000" w:rsidRPr="00000000">
                      <w:rPr>
                        <w:rFonts w:ascii="Arial" w:cs="Arial" w:eastAsia="Arial" w:hAnsi="Arial"/>
                        <w:sz w:val="24"/>
                        <w:szCs w:val="24"/>
                        <w:rtl w:val="0"/>
                      </w:rPr>
                      <w:t xml:space="preserve">also </w:t>
                    </w:r>
                  </w:ins>
                  <w:r w:rsidDel="00000000" w:rsidR="00000000" w:rsidRPr="00000000">
                    <w:rPr>
                      <w:rFonts w:ascii="Arial" w:cs="Arial" w:eastAsia="Arial" w:hAnsi="Arial"/>
                      <w:sz w:val="24"/>
                      <w:szCs w:val="24"/>
                      <w:rtl w:val="0"/>
                    </w:rPr>
                    <w:t xml:space="preserve">offers various qualities by providing a variety of materials and an educational environment for students. First, academic institutions provide </w:t>
                  </w:r>
                  <w:ins w:author="Gioi Nguyen" w:id="26" w:date="2026-04-10T00:42:03Z">
                    <w:r w:rsidDel="00000000" w:rsidR="00000000" w:rsidRPr="00000000">
                      <w:rPr>
                        <w:rFonts w:ascii="Arial" w:cs="Arial" w:eastAsia="Arial" w:hAnsi="Arial"/>
                        <w:sz w:val="24"/>
                        <w:szCs w:val="24"/>
                        <w:rtl w:val="0"/>
                      </w:rPr>
                      <w:t xml:space="preserve">valuable </w:t>
                    </w:r>
                  </w:ins>
                  <w:del w:author="Gioi Nguyen" w:id="26" w:date="2026-04-10T00:42:03Z">
                    <w:r w:rsidDel="00000000" w:rsidR="00000000" w:rsidRPr="00000000">
                      <w:rPr>
                        <w:rFonts w:ascii="Arial" w:cs="Arial" w:eastAsia="Arial" w:hAnsi="Arial"/>
                        <w:sz w:val="24"/>
                        <w:szCs w:val="24"/>
                        <w:rtl w:val="0"/>
                      </w:rPr>
                      <w:delText xml:space="preserve">available </w:delText>
                    </w:r>
                  </w:del>
                  <w:r w:rsidDel="00000000" w:rsidR="00000000" w:rsidRPr="00000000">
                    <w:rPr>
                      <w:rFonts w:ascii="Arial" w:cs="Arial" w:eastAsia="Arial" w:hAnsi="Arial"/>
                      <w:sz w:val="24"/>
                      <w:szCs w:val="24"/>
                      <w:rtl w:val="0"/>
                    </w:rPr>
                    <w:t xml:space="preserve">resources </w:t>
                  </w:r>
                  <w:del w:author="Gioi Nguyen" w:id="27" w:date="2026-04-10T00:42:23Z">
                    <w:r w:rsidDel="00000000" w:rsidR="00000000" w:rsidRPr="00000000">
                      <w:rPr>
                        <w:rFonts w:ascii="Arial" w:cs="Arial" w:eastAsia="Arial" w:hAnsi="Arial"/>
                        <w:sz w:val="24"/>
                        <w:szCs w:val="24"/>
                        <w:rtl w:val="0"/>
                      </w:rPr>
                      <w:delText xml:space="preserve">for students, </w:delText>
                    </w:r>
                  </w:del>
                  <w:r w:rsidDel="00000000" w:rsidR="00000000" w:rsidRPr="00000000">
                    <w:rPr>
                      <w:rFonts w:ascii="Arial" w:cs="Arial" w:eastAsia="Arial" w:hAnsi="Arial"/>
                      <w:sz w:val="24"/>
                      <w:szCs w:val="24"/>
                      <w:rtl w:val="0"/>
                    </w:rPr>
                    <w:t xml:space="preserve">such as references or case studies, </w:t>
                  </w:r>
                  <w:ins w:author="Gioi Nguyen" w:id="28" w:date="2026-04-10T00:42:26Z">
                    <w:r w:rsidDel="00000000" w:rsidR="00000000" w:rsidRPr="00000000">
                      <w:rPr>
                        <w:rFonts w:ascii="Arial" w:cs="Arial" w:eastAsia="Arial" w:hAnsi="Arial"/>
                        <w:sz w:val="24"/>
                        <w:szCs w:val="24"/>
                        <w:rtl w:val="0"/>
                      </w:rPr>
                      <w:t xml:space="preserve">which students can use to</w:t>
                    </w:r>
                  </w:ins>
                  <w:del w:author="Gioi Nguyen" w:id="28" w:date="2026-04-10T00:42:26Z">
                    <w:r w:rsidDel="00000000" w:rsidR="00000000" w:rsidRPr="00000000">
                      <w:rPr>
                        <w:rFonts w:ascii="Arial" w:cs="Arial" w:eastAsia="Arial" w:hAnsi="Arial"/>
                        <w:sz w:val="24"/>
                        <w:szCs w:val="24"/>
                        <w:rtl w:val="0"/>
                      </w:rPr>
                      <w:delText xml:space="preserve">helping them</w:delText>
                    </w:r>
                  </w:del>
                  <w:r w:rsidDel="00000000" w:rsidR="00000000" w:rsidRPr="00000000">
                    <w:rPr>
                      <w:rFonts w:ascii="Arial" w:cs="Arial" w:eastAsia="Arial" w:hAnsi="Arial"/>
                      <w:sz w:val="24"/>
                      <w:szCs w:val="24"/>
                      <w:rtl w:val="0"/>
                    </w:rPr>
                    <w:t xml:space="preserve"> enhance their expertise without putting too much effort. Therefore, they can easily study </w:t>
                  </w:r>
                  <w:commentRangeStart w:id="27"/>
                  <w:r w:rsidDel="00000000" w:rsidR="00000000" w:rsidRPr="00000000">
                    <w:rPr>
                      <w:rFonts w:ascii="Arial" w:cs="Arial" w:eastAsia="Arial" w:hAnsi="Arial"/>
                      <w:sz w:val="24"/>
                      <w:szCs w:val="24"/>
                      <w:rtl w:val="0"/>
                    </w:rPr>
                    <w:t xml:space="preserve">and save time for other activities to acquire soft skills and promote well-grounded growth to be a successful person</w:t>
                  </w:r>
                  <w:commentRangeEnd w:id="27"/>
                  <w:r w:rsidDel="00000000" w:rsidR="00000000" w:rsidRPr="00000000">
                    <w:commentReference w:id="27"/>
                  </w:r>
                  <w:r w:rsidDel="00000000" w:rsidR="00000000" w:rsidRPr="00000000">
                    <w:rPr>
                      <w:rFonts w:ascii="Arial" w:cs="Arial" w:eastAsia="Arial" w:hAnsi="Arial"/>
                      <w:sz w:val="24"/>
                      <w:szCs w:val="24"/>
                      <w:rtl w:val="0"/>
                    </w:rPr>
                    <w:t xml:space="preserve">. Second, </w:t>
                  </w:r>
                  <w:ins w:author="Gioi Nguyen" w:id="29" w:date="2026-04-10T00:43:15Z">
                    <w:r w:rsidDel="00000000" w:rsidR="00000000" w:rsidRPr="00000000">
                      <w:rPr>
                        <w:rFonts w:ascii="Arial" w:cs="Arial" w:eastAsia="Arial" w:hAnsi="Arial"/>
                        <w:sz w:val="24"/>
                        <w:szCs w:val="24"/>
                        <w:rtl w:val="0"/>
                      </w:rPr>
                      <w:t xml:space="preserve">several </w:t>
                    </w:r>
                  </w:ins>
                  <w:r w:rsidDel="00000000" w:rsidR="00000000" w:rsidRPr="00000000">
                    <w:rPr>
                      <w:rFonts w:ascii="Arial" w:cs="Arial" w:eastAsia="Arial" w:hAnsi="Arial"/>
                      <w:sz w:val="24"/>
                      <w:szCs w:val="24"/>
                      <w:rtl w:val="0"/>
                    </w:rPr>
                    <w:t xml:space="preserve">essential skills like leadership and decision-making can be gained in tertiary education, which are key to achieving success. </w:t>
                  </w:r>
                  <w:commentRangeStart w:id="28"/>
                  <w:r w:rsidDel="00000000" w:rsidR="00000000" w:rsidRPr="00000000">
                    <w:rPr>
                      <w:rFonts w:ascii="Arial" w:cs="Arial" w:eastAsia="Arial" w:hAnsi="Arial"/>
                      <w:sz w:val="24"/>
                      <w:szCs w:val="24"/>
                      <w:rtl w:val="0"/>
                    </w:rPr>
                    <w:t xml:space="preserve">Many </w:t>
                  </w:r>
                  <w:ins w:author="Gioi Nguyen" w:id="30" w:date="2026-04-10T00:43:25Z">
                    <w:r w:rsidDel="00000000" w:rsidR="00000000" w:rsidRPr="00000000">
                      <w:rPr>
                        <w:rFonts w:ascii="Arial" w:cs="Arial" w:eastAsia="Arial" w:hAnsi="Arial"/>
                        <w:sz w:val="24"/>
                        <w:szCs w:val="24"/>
                        <w:rtl w:val="0"/>
                      </w:rPr>
                      <w:t xml:space="preserve">corporations</w:t>
                    </w:r>
                  </w:ins>
                  <w:del w:author="Gioi Nguyen" w:id="30" w:date="2026-04-10T00:43:25Z">
                    <w:r w:rsidDel="00000000" w:rsidR="00000000" w:rsidRPr="00000000">
                      <w:rPr>
                        <w:rFonts w:ascii="Arial" w:cs="Arial" w:eastAsia="Arial" w:hAnsi="Arial"/>
                        <w:sz w:val="24"/>
                        <w:szCs w:val="24"/>
                        <w:rtl w:val="0"/>
                      </w:rPr>
                      <w:delText xml:space="preserve">co</w:delText>
                    </w:r>
                    <w:r w:rsidDel="00000000" w:rsidR="00000000" w:rsidRPr="00000000">
                      <w:rPr>
                        <w:rFonts w:ascii="Arial" w:cs="Arial" w:eastAsia="Arial" w:hAnsi="Arial"/>
                        <w:sz w:val="24"/>
                        <w:szCs w:val="24"/>
                        <w:rtl w:val="0"/>
                      </w:rPr>
                      <w:delText xml:space="preserve">o</w:delText>
                    </w:r>
                    <w:r w:rsidDel="00000000" w:rsidR="00000000" w:rsidRPr="00000000">
                      <w:rPr>
                        <w:rFonts w:ascii="Arial" w:cs="Arial" w:eastAsia="Arial" w:hAnsi="Arial"/>
                        <w:sz w:val="24"/>
                        <w:szCs w:val="24"/>
                        <w:rtl w:val="0"/>
                      </w:rPr>
                      <w:delText xml:space="preserve">perations</w:delText>
                    </w:r>
                  </w:del>
                  <w:r w:rsidDel="00000000" w:rsidR="00000000" w:rsidRPr="00000000">
                    <w:rPr>
                      <w:rFonts w:ascii="Arial" w:cs="Arial" w:eastAsia="Arial" w:hAnsi="Arial"/>
                      <w:sz w:val="24"/>
                      <w:szCs w:val="24"/>
                      <w:rtl w:val="0"/>
                    </w:rPr>
                    <w:t xml:space="preserve"> these days require their candidates to have strong practical skills, so students who </w:t>
                  </w:r>
                  <w:commentRangeStart w:id="29"/>
                  <w:commentRangeStart w:id="30"/>
                  <w:r w:rsidDel="00000000" w:rsidR="00000000" w:rsidRPr="00000000">
                    <w:rPr>
                      <w:rFonts w:ascii="Arial" w:cs="Arial" w:eastAsia="Arial" w:hAnsi="Arial"/>
                      <w:sz w:val="24"/>
                      <w:szCs w:val="24"/>
                      <w:rtl w:val="0"/>
                    </w:rPr>
                    <w:t xml:space="preserve">were leaders at school may</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Arial" w:cs="Arial" w:eastAsia="Arial" w:hAnsi="Arial"/>
                      <w:sz w:val="24"/>
                      <w:szCs w:val="24"/>
                      <w:rtl w:val="0"/>
                    </w:rPr>
                    <w:t xml:space="preserve"> gain lots of real-life experience, offering more opportunities for their career path. </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3B">
                  <w:pPr>
                    <w:widowControl w:val="0"/>
                    <w:spacing w:after="200" w:lineRule="auto"/>
                    <w:jc w:val="both"/>
                    <w:rPr>
                      <w:ins w:author="Gioi Nguyen" w:id="31" w:date="2026-04-10T00:45:41Z"/>
                      <w:rFonts w:ascii="Arial" w:cs="Arial" w:eastAsia="Arial" w:hAnsi="Arial"/>
                      <w:sz w:val="24"/>
                      <w:szCs w:val="24"/>
                    </w:rPr>
                  </w:pPr>
                  <w:r w:rsidDel="00000000" w:rsidR="00000000" w:rsidRPr="00000000">
                    <w:rPr>
                      <w:rFonts w:ascii="Arial" w:cs="Arial" w:eastAsia="Arial" w:hAnsi="Arial"/>
                      <w:sz w:val="24"/>
                      <w:szCs w:val="24"/>
                      <w:rtl w:val="0"/>
                    </w:rPr>
                    <w:t xml:space="preserve">In conclusion, although certain qualities for success cannot be fully developed within academic settings, I firmly believe that universities play a vital role in equipping students with essential knowledge, skills, and opportunities to succeed in their future careers.</w:t>
                  </w:r>
                  <w:ins w:author="Gioi Nguyen" w:id="31" w:date="2026-04-10T00:45:41Z">
                    <w:r w:rsidDel="00000000" w:rsidR="00000000" w:rsidRPr="00000000">
                      <w:rPr>
                        <w:rtl w:val="0"/>
                      </w:rPr>
                    </w:r>
                  </w:ins>
                </w:p>
                <w:p w:rsidR="00000000" w:rsidDel="00000000" w:rsidP="00000000" w:rsidRDefault="00000000" w:rsidRPr="00000000" w14:paraId="0000003C">
                  <w:pPr>
                    <w:widowControl w:val="0"/>
                    <w:spacing w:after="200" w:lineRule="auto"/>
                    <w:jc w:val="both"/>
                    <w:rPr>
                      <w:rFonts w:ascii="Arial" w:cs="Arial" w:eastAsia="Arial" w:hAnsi="Arial"/>
                      <w:sz w:val="24"/>
                      <w:szCs w:val="24"/>
                    </w:rPr>
                  </w:pPr>
                  <w:ins w:author="Gioi Nguyen" w:id="31" w:date="2026-04-10T00:45:41Z">
                    <w:r w:rsidDel="00000000" w:rsidR="00000000" w:rsidRPr="00000000">
                      <w:rPr>
                        <w:rFonts w:ascii="Arial" w:cs="Arial" w:eastAsia="Arial" w:hAnsi="Arial"/>
                        <w:sz w:val="24"/>
                        <w:szCs w:val="24"/>
                        <w:rtl w:val="0"/>
                      </w:rPr>
                      <w:t xml:space="preserve">6 6 6 7</w:t>
                    </w:r>
                  </w:ins>
                  <w:r w:rsidDel="00000000" w:rsidR="00000000" w:rsidRPr="00000000">
                    <w:rPr>
                      <w:rtl w:val="0"/>
                    </w:rPr>
                  </w:r>
                </w:p>
              </w:tc>
            </w:tr>
          </w:tbl>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1m1hjqavc103" w:id="8"/>
      <w:bookmarkEnd w:id="8"/>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Nam</w:t>
      </w:r>
      <w:r w:rsidDel="00000000" w:rsidR="00000000" w:rsidRPr="00000000">
        <w:rPr>
          <w:rtl w:val="0"/>
        </w:rPr>
      </w:r>
    </w:p>
    <w:p w:rsidR="00000000" w:rsidDel="00000000" w:rsidP="00000000" w:rsidRDefault="00000000" w:rsidRPr="00000000" w14:paraId="00000042">
      <w:pPr>
        <w:rPr>
          <w:rFonts w:ascii="Arial" w:cs="Arial" w:eastAsia="Arial" w:hAnsi="Arial"/>
          <w:i w:val="1"/>
          <w:iCs w:val="1"/>
          <w:color w:val="ff9900"/>
        </w:rPr>
      </w:pPr>
      <w:r w:rsidDel="00000000" w:rsidR="00000000" w:rsidRPr="00000000">
        <w:rPr>
          <w:rFonts w:ascii="Arial" w:cs="Arial" w:eastAsia="Arial" w:hAnsi="Arial"/>
          <w:i w:val="1"/>
          <w:iCs w:val="1"/>
          <w:color w:val="ff9900"/>
          <w:rtl w:val="0"/>
        </w:rPr>
        <w:t xml:space="preserve">Don’t forget to change the name of your Google docs after copying. </w:t>
      </w:r>
    </w:p>
    <w:tbl>
      <w:tblPr>
        <w:tblStyle w:val="Table9"/>
        <w:tblW w:w="10206.0" w:type="dxa"/>
        <w:jc w:val="left"/>
        <w:tblBorders>
          <w:top w:color="efefef" w:space="0" w:sz="6" w:val="single"/>
          <w:left w:color="efefef" w:space="0" w:sz="6" w:val="single"/>
          <w:bottom w:color="efefef" w:space="0" w:sz="6" w:val="single"/>
          <w:right w:color="efefef" w:space="0" w:sz="6" w:val="single"/>
          <w:insideH w:color="efefef" w:space="0" w:sz="6" w:val="single"/>
          <w:insideV w:color="efefef" w:space="0" w:sz="6" w:val="single"/>
        </w:tblBorders>
        <w:tblLayout w:type="fixed"/>
        <w:tblLook w:val="0600"/>
      </w:tblPr>
      <w:tblGrid>
        <w:gridCol w:w="10206"/>
        <w:tblGridChange w:id="0">
          <w:tblGrid>
            <w:gridCol w:w="10206"/>
          </w:tblGrid>
        </w:tblGridChange>
      </w:tblGrid>
      <w:tr>
        <w:trPr>
          <w:cantSplit w:val="0"/>
          <w:tblHeader w:val="0"/>
        </w:trPr>
        <w:tc>
          <w:tcPr>
            <w:shd w:fill="000000" w:val="clear"/>
          </w:tcPr>
          <w:p w:rsidR="00000000" w:rsidDel="00000000" w:rsidP="00000000" w:rsidRDefault="00000000" w:rsidRPr="00000000" w14:paraId="00000043">
            <w:pPr>
              <w:pStyle w:val="Title"/>
              <w:widowControl w:val="0"/>
              <w:spacing w:after="0" w:line="240" w:lineRule="auto"/>
              <w:jc w:val="center"/>
              <w:rPr>
                <w:rFonts w:ascii="Arial" w:cs="Arial" w:eastAsia="Arial" w:hAnsi="Arial"/>
                <w:color w:val="ff0000"/>
              </w:rPr>
            </w:pPr>
            <w:bookmarkStart w:colFirst="0" w:colLast="0" w:name="_7gfigfu007nb" w:id="9"/>
            <w:bookmarkEnd w:id="9"/>
            <w:r w:rsidDel="00000000" w:rsidR="00000000" w:rsidRPr="00000000">
              <w:rPr>
                <w:rFonts w:ascii="Arial" w:cs="Arial" w:eastAsia="Arial" w:hAnsi="Arial"/>
                <w:color w:val="ffffff"/>
                <w:sz w:val="38"/>
                <w:szCs w:val="38"/>
                <w:rtl w:val="0"/>
              </w:rPr>
              <w:t xml:space="preserve">Nam - Qualities to be successful (University)</w:t>
            </w:r>
            <w:r w:rsidDel="00000000" w:rsidR="00000000" w:rsidRPr="00000000">
              <w:rPr>
                <w:rtl w:val="0"/>
              </w:rPr>
            </w:r>
          </w:p>
        </w:tc>
      </w:tr>
      <w:tr>
        <w:trPr>
          <w:cantSplit w:val="0"/>
          <w:tblHeader w:val="0"/>
        </w:trPr>
        <w:tc>
          <w:tcPr/>
          <w:p w:rsidR="00000000" w:rsidDel="00000000" w:rsidP="00000000" w:rsidRDefault="00000000" w:rsidRPr="00000000" w14:paraId="00000044">
            <w:pPr>
              <w:widowControl w:val="0"/>
              <w:spacing w:after="200" w:lineRule="auto"/>
              <w:rPr>
                <w:rFonts w:ascii="Arial" w:cs="Arial" w:eastAsia="Arial" w:hAnsi="Arial"/>
                <w:i w:val="1"/>
                <w:iCs w:val="1"/>
                <w:sz w:val="24"/>
                <w:szCs w:val="24"/>
              </w:rPr>
            </w:pPr>
            <w:r w:rsidDel="00000000" w:rsidR="00000000" w:rsidRPr="00000000">
              <w:rPr>
                <w:rFonts w:ascii="Arial" w:cs="Arial" w:eastAsia="Arial" w:hAnsi="Arial"/>
                <w:b w:val="1"/>
                <w:bCs w:val="1"/>
                <w:sz w:val="28"/>
                <w:szCs w:val="28"/>
                <w:rtl w:val="0"/>
              </w:rPr>
              <w:t xml:space="preserve">Topic: </w:t>
            </w:r>
            <w:r w:rsidDel="00000000" w:rsidR="00000000" w:rsidRPr="00000000">
              <w:rPr>
                <w:rFonts w:ascii="Arial" w:cs="Arial" w:eastAsia="Arial" w:hAnsi="Arial"/>
                <w:b w:val="1"/>
                <w:bCs w:val="1"/>
                <w:sz w:val="24"/>
                <w:szCs w:val="24"/>
                <w:rtl w:val="0"/>
              </w:rPr>
              <w:t xml:space="preserve">Some people think the qualities a person needs to become successful in today’s world cannot be learned at a university or similar academic institutions. To what extent do you agree or disagree? </w:t>
            </w:r>
            <w:r w:rsidDel="00000000" w:rsidR="00000000" w:rsidRPr="00000000">
              <w:rPr>
                <w:rFonts w:ascii="Arial" w:cs="Arial" w:eastAsia="Arial" w:hAnsi="Arial"/>
                <w:i w:val="1"/>
                <w:iCs w:val="1"/>
                <w:sz w:val="24"/>
                <w:szCs w:val="24"/>
                <w:rtl w:val="0"/>
              </w:rPr>
              <w:t xml:space="preserve">(Đọc kỹ đề, rất dễ bị hiểu sai đề)</w:t>
            </w:r>
          </w:p>
          <w:p w:rsidR="00000000" w:rsidDel="00000000" w:rsidP="00000000" w:rsidRDefault="00000000" w:rsidRPr="00000000" w14:paraId="00000045">
            <w:pPr>
              <w:widowControl w:val="0"/>
              <w:spacing w:after="200" w:lineRule="auto"/>
              <w:rPr>
                <w:rFonts w:ascii="Arial" w:cs="Arial" w:eastAsia="Arial" w:hAnsi="Arial"/>
                <w:b w:val="1"/>
                <w:bCs w:val="1"/>
                <w:sz w:val="24"/>
                <w:szCs w:val="24"/>
              </w:rPr>
            </w:pPr>
            <w:hyperlink r:id="rId11">
              <w:r w:rsidDel="00000000" w:rsidR="00000000" w:rsidRPr="00000000">
                <w:rPr>
                  <w:rFonts w:ascii="Arial" w:cs="Arial" w:eastAsia="Arial" w:hAnsi="Arial"/>
                  <w:b w:val="1"/>
                  <w:bCs w:val="1"/>
                  <w:color w:val="1155cc"/>
                  <w:sz w:val="24"/>
                  <w:szCs w:val="24"/>
                  <w:u w:val="single"/>
                  <w:rtl w:val="0"/>
                </w:rPr>
                <w:t xml:space="preserve">Notion </w:t>
              </w:r>
            </w:hyperlink>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 essay: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tbl>
            <w:tblPr>
              <w:tblStyle w:val="Table10"/>
              <w:tblW w:w="10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6"/>
              <w:tblGridChange w:id="0">
                <w:tblGrid>
                  <w:gridCol w:w="10006"/>
                </w:tblGrid>
              </w:tblGridChange>
            </w:tblGrid>
            <w:tr>
              <w:trPr>
                <w:cantSplit w:val="0"/>
                <w:tblHeader w:val="0"/>
              </w:trPr>
              <w:tc>
                <w:tcPr>
                  <w:tcBorders>
                    <w:top w:color="38761d" w:space="0" w:sz="18" w:val="single"/>
                    <w:left w:color="38761d" w:space="0" w:sz="18" w:val="single"/>
                    <w:bottom w:color="38761d" w:space="0" w:sz="18" w:val="single"/>
                    <w:right w:color="38761d" w:space="0" w:sz="18" w:val="single"/>
                  </w:tcBorders>
                </w:tcPr>
                <w:p w:rsidR="00000000" w:rsidDel="00000000" w:rsidP="00000000" w:rsidRDefault="00000000" w:rsidRPr="00000000" w14:paraId="00000048">
                  <w:pPr>
                    <w:widowControl w:val="0"/>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often argued that the qualities required for success in modern society cannot be learned in universities or similar academic institutions. </w:t>
                  </w:r>
                  <w:commentRangeStart w:id="31"/>
                  <w:r w:rsidDel="00000000" w:rsidR="00000000" w:rsidRPr="00000000">
                    <w:rPr>
                      <w:rFonts w:ascii="Arial" w:cs="Arial" w:eastAsia="Arial" w:hAnsi="Arial"/>
                      <w:sz w:val="24"/>
                      <w:szCs w:val="24"/>
                      <w:rtl w:val="0"/>
                    </w:rPr>
                    <w:t xml:space="preserve">While I accept that some important skills are better developed through real-life experience, I believe that higher education still plays a crucial role in equipping individuals with both essential knowledge and necessary abilities.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49">
                  <w:pPr>
                    <w:widowControl w:val="0"/>
                    <w:spacing w:after="240" w:before="240" w:lineRule="auto"/>
                    <w:jc w:val="both"/>
                    <w:rPr>
                      <w:rFonts w:ascii="Arial" w:cs="Arial" w:eastAsia="Arial" w:hAnsi="Arial"/>
                      <w:sz w:val="24"/>
                      <w:szCs w:val="24"/>
                    </w:rPr>
                  </w:pPr>
                  <w:del w:author="Gioi Nguyen" w:id="32" w:date="2026-04-10T13:39:01Z">
                    <w:r w:rsidDel="00000000" w:rsidR="00000000" w:rsidRPr="00000000">
                      <w:rPr>
                        <w:rFonts w:ascii="Arial" w:cs="Arial" w:eastAsia="Arial" w:hAnsi="Arial"/>
                        <w:sz w:val="24"/>
                        <w:szCs w:val="24"/>
                        <w:rtl w:val="0"/>
                      </w:rPr>
                      <w:delText xml:space="preserve">On the one hand</w:delText>
                    </w:r>
                  </w:del>
                  <w:r w:rsidDel="00000000" w:rsidR="00000000" w:rsidRPr="00000000">
                    <w:rPr>
                      <w:rFonts w:ascii="Arial" w:cs="Arial" w:eastAsia="Arial" w:hAnsi="Arial"/>
                      <w:sz w:val="24"/>
                      <w:szCs w:val="24"/>
                      <w:rtl w:val="0"/>
                    </w:rPr>
                    <w:t xml:space="preserve">, it is often argued that universities cannot effectively develop the practical qualities needed for success. In reality, success often requires skills such as problem-solving, adaptability, and communication, which are usually developed through direct experience rather than classroom</w:t>
                  </w:r>
                  <w:ins w:author="Gioi Nguyen" w:id="33" w:date="2026-04-10T00:50:14Z">
                    <w:r w:rsidDel="00000000" w:rsidR="00000000" w:rsidRPr="00000000">
                      <w:rPr>
                        <w:rFonts w:ascii="Arial" w:cs="Arial" w:eastAsia="Arial" w:hAnsi="Arial"/>
                        <w:sz w:val="24"/>
                        <w:szCs w:val="24"/>
                        <w:rtl w:val="0"/>
                      </w:rPr>
                      <w:t xml:space="preserve"> settings</w:t>
                    </w:r>
                  </w:ins>
                  <w:del w:author="Gioi Nguyen" w:id="33" w:date="2026-04-10T00:50:14Z">
                    <w:r w:rsidDel="00000000" w:rsidR="00000000" w:rsidRPr="00000000">
                      <w:rPr>
                        <w:rFonts w:ascii="Arial" w:cs="Arial" w:eastAsia="Arial" w:hAnsi="Arial"/>
                        <w:sz w:val="24"/>
                        <w:szCs w:val="24"/>
                        <w:rtl w:val="0"/>
                      </w:rPr>
                      <w:delText xml:space="preserve"> learning</w:delText>
                    </w:r>
                  </w:del>
                  <w:r w:rsidDel="00000000" w:rsidR="00000000" w:rsidRPr="00000000">
                    <w:rPr>
                      <w:rFonts w:ascii="Arial" w:cs="Arial" w:eastAsia="Arial" w:hAnsi="Arial"/>
                      <w:sz w:val="24"/>
                      <w:szCs w:val="24"/>
                      <w:rtl w:val="0"/>
                    </w:rPr>
                    <w:t xml:space="preserve">. For example, some graduates with excellent academic results still struggle to </w:t>
                  </w:r>
                  <w:ins w:author="Gioi Nguyen" w:id="34" w:date="2026-04-10T00:50:28Z">
                    <w:r w:rsidDel="00000000" w:rsidR="00000000" w:rsidRPr="00000000">
                      <w:rPr>
                        <w:rFonts w:ascii="Arial" w:cs="Arial" w:eastAsia="Arial" w:hAnsi="Arial"/>
                        <w:sz w:val="24"/>
                        <w:szCs w:val="24"/>
                        <w:rtl w:val="0"/>
                      </w:rPr>
                      <w:t xml:space="preserve">land </w:t>
                    </w:r>
                  </w:ins>
                  <w:del w:author="Gioi Nguyen" w:id="34" w:date="2026-04-10T00:50:28Z">
                    <w:r w:rsidDel="00000000" w:rsidR="00000000" w:rsidRPr="00000000">
                      <w:rPr>
                        <w:rFonts w:ascii="Arial" w:cs="Arial" w:eastAsia="Arial" w:hAnsi="Arial"/>
                        <w:sz w:val="24"/>
                        <w:szCs w:val="24"/>
                        <w:rtl w:val="0"/>
                      </w:rPr>
                      <w:delText xml:space="preserve">find </w:delText>
                    </w:r>
                  </w:del>
                  <w:r w:rsidDel="00000000" w:rsidR="00000000" w:rsidRPr="00000000">
                    <w:rPr>
                      <w:rFonts w:ascii="Arial" w:cs="Arial" w:eastAsia="Arial" w:hAnsi="Arial"/>
                      <w:sz w:val="24"/>
                      <w:szCs w:val="24"/>
                      <w:rtl w:val="0"/>
                    </w:rPr>
                    <w:t xml:space="preserve">a decent job because they lack real-world experience or the ability to </w:t>
                  </w:r>
                  <w:commentRangeStart w:id="32"/>
                  <w:r w:rsidDel="00000000" w:rsidR="00000000" w:rsidRPr="00000000">
                    <w:rPr>
                      <w:rFonts w:ascii="Arial" w:cs="Arial" w:eastAsia="Arial" w:hAnsi="Arial"/>
                      <w:sz w:val="24"/>
                      <w:szCs w:val="24"/>
                      <w:rtl w:val="0"/>
                    </w:rPr>
                    <w:t xml:space="preserve">handle unexpected situations</w:t>
                  </w:r>
                  <w:commentRangeEnd w:id="32"/>
                  <w:r w:rsidDel="00000000" w:rsidR="00000000" w:rsidRPr="00000000">
                    <w:commentReference w:id="32"/>
                  </w:r>
                  <w:r w:rsidDel="00000000" w:rsidR="00000000" w:rsidRPr="00000000">
                    <w:rPr>
                      <w:rFonts w:ascii="Arial" w:cs="Arial" w:eastAsia="Arial" w:hAnsi="Arial"/>
                      <w:sz w:val="24"/>
                      <w:szCs w:val="24"/>
                      <w:rtl w:val="0"/>
                    </w:rPr>
                    <w:t xml:space="preserve">. </w:t>
                  </w:r>
                  <w:commentRangeStart w:id="33"/>
                  <w:r w:rsidDel="00000000" w:rsidR="00000000" w:rsidRPr="00000000">
                    <w:rPr>
                      <w:rFonts w:ascii="Arial" w:cs="Arial" w:eastAsia="Arial" w:hAnsi="Arial"/>
                      <w:sz w:val="24"/>
                      <w:szCs w:val="24"/>
                      <w:rtl w:val="0"/>
                    </w:rPr>
                    <w:t xml:space="preserve">Therefore, it is understandable why some argue that universities cannot fully prepare individuals for success.</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4A">
                  <w:pPr>
                    <w:widowControl w:val="0"/>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I would argue that universities play a crucial role in developing both essential knowledge </w:t>
                  </w:r>
                  <w:ins w:author="Gioi Nguyen" w:id="35" w:date="2026-04-10T00:51:54Z">
                    <w:r w:rsidDel="00000000" w:rsidR="00000000" w:rsidRPr="00000000">
                      <w:rPr>
                        <w:rFonts w:ascii="Arial" w:cs="Arial" w:eastAsia="Arial" w:hAnsi="Arial"/>
                        <w:sz w:val="24"/>
                        <w:szCs w:val="24"/>
                        <w:rtl w:val="0"/>
                      </w:rPr>
                      <w:t xml:space="preserve">for one’s career </w:t>
                    </w:r>
                  </w:ins>
                  <w:r w:rsidDel="00000000" w:rsidR="00000000" w:rsidRPr="00000000">
                    <w:rPr>
                      <w:rFonts w:ascii="Arial" w:cs="Arial" w:eastAsia="Arial" w:hAnsi="Arial"/>
                      <w:sz w:val="24"/>
                      <w:szCs w:val="24"/>
                      <w:rtl w:val="0"/>
                    </w:rPr>
                    <w:t xml:space="preserve">and important qualities for </w:t>
                  </w:r>
                  <w:ins w:author="Gioi Nguyen" w:id="36" w:date="2026-04-10T00:52:01Z">
                    <w:r w:rsidDel="00000000" w:rsidR="00000000" w:rsidRPr="00000000">
                      <w:rPr>
                        <w:rFonts w:ascii="Arial" w:cs="Arial" w:eastAsia="Arial" w:hAnsi="Arial"/>
                        <w:sz w:val="24"/>
                        <w:szCs w:val="24"/>
                        <w:rtl w:val="0"/>
                      </w:rPr>
                      <w:t xml:space="preserve">their </w:t>
                    </w:r>
                  </w:ins>
                  <w:r w:rsidDel="00000000" w:rsidR="00000000" w:rsidRPr="00000000">
                    <w:rPr>
                      <w:rFonts w:ascii="Arial" w:cs="Arial" w:eastAsia="Arial" w:hAnsi="Arial"/>
                      <w:sz w:val="24"/>
                      <w:szCs w:val="24"/>
                      <w:rtl w:val="0"/>
                    </w:rPr>
                    <w:t xml:space="preserve">success. Firstly, they provide fundamental knowledge that is essential for many professions, especially in </w:t>
                  </w:r>
                  <w:ins w:author="Gioi Nguyen" w:id="37" w:date="2026-04-10T00:52:16Z">
                    <w:r w:rsidDel="00000000" w:rsidR="00000000" w:rsidRPr="00000000">
                      <w:rPr>
                        <w:rFonts w:ascii="Arial" w:cs="Arial" w:eastAsia="Arial" w:hAnsi="Arial"/>
                        <w:sz w:val="24"/>
                        <w:szCs w:val="24"/>
                        <w:rtl w:val="0"/>
                      </w:rPr>
                      <w:t xml:space="preserve">high-skilled </w:t>
                    </w:r>
                  </w:ins>
                  <w:r w:rsidDel="00000000" w:rsidR="00000000" w:rsidRPr="00000000">
                    <w:rPr>
                      <w:rFonts w:ascii="Arial" w:cs="Arial" w:eastAsia="Arial" w:hAnsi="Arial"/>
                      <w:sz w:val="24"/>
                      <w:szCs w:val="24"/>
                      <w:rtl w:val="0"/>
                    </w:rPr>
                    <w:t xml:space="preserve">fields such as medicine or engineering, where formal training is required. Without this academic background, it would be impossible to perform effectively in these careers. Secondly, universities also offer a structured learning environment, where students can learn more efficiently with the help of </w:t>
                  </w:r>
                  <w:commentRangeStart w:id="34"/>
                  <w:r w:rsidDel="00000000" w:rsidR="00000000" w:rsidRPr="00000000">
                    <w:rPr>
                      <w:rFonts w:ascii="Arial" w:cs="Arial" w:eastAsia="Arial" w:hAnsi="Arial"/>
                      <w:sz w:val="24"/>
                      <w:szCs w:val="24"/>
                      <w:rtl w:val="0"/>
                    </w:rPr>
                    <w:t xml:space="preserve">lecturers, facilities like laboratories, and carefully designed courses.</w:t>
                  </w:r>
                  <w:commentRangeEnd w:id="34"/>
                  <w:r w:rsidDel="00000000" w:rsidR="00000000" w:rsidRPr="00000000">
                    <w:commentReference w:id="34"/>
                  </w:r>
                  <w:r w:rsidDel="00000000" w:rsidR="00000000" w:rsidRPr="00000000">
                    <w:rPr>
                      <w:rFonts w:ascii="Arial" w:cs="Arial" w:eastAsia="Arial" w:hAnsi="Arial"/>
                      <w:sz w:val="24"/>
                      <w:szCs w:val="24"/>
                      <w:rtl w:val="0"/>
                    </w:rPr>
                    <w:t xml:space="preserve"> In addi</w:t>
                  </w:r>
                  <w:commentRangeStart w:id="35"/>
                  <w:r w:rsidDel="00000000" w:rsidR="00000000" w:rsidRPr="00000000">
                    <w:rPr>
                      <w:rFonts w:ascii="Arial" w:cs="Arial" w:eastAsia="Arial" w:hAnsi="Arial"/>
                      <w:sz w:val="24"/>
                      <w:szCs w:val="24"/>
                      <w:rtl w:val="0"/>
                    </w:rPr>
                    <w:t xml:space="preserve">tion, stud</w:t>
                  </w:r>
                  <w:commentRangeEnd w:id="35"/>
                  <w:r w:rsidDel="00000000" w:rsidR="00000000" w:rsidRPr="00000000">
                    <w:commentReference w:id="35"/>
                  </w:r>
                  <w:r w:rsidDel="00000000" w:rsidR="00000000" w:rsidRPr="00000000">
                    <w:rPr>
                      <w:rFonts w:ascii="Arial" w:cs="Arial" w:eastAsia="Arial" w:hAnsi="Arial"/>
                      <w:sz w:val="24"/>
                      <w:szCs w:val="24"/>
                      <w:rtl w:val="0"/>
                    </w:rPr>
                    <w:t xml:space="preserve">ents have opportunities to develop soft skills through group work, presentations, and extracurricular activities, which help improve teamwork, leadership, and communication abilities.</w:t>
                  </w:r>
                </w:p>
                <w:p w:rsidR="00000000" w:rsidDel="00000000" w:rsidP="00000000" w:rsidRDefault="00000000" w:rsidRPr="00000000" w14:paraId="0000004B">
                  <w:pPr>
                    <w:widowControl w:val="0"/>
                    <w:spacing w:after="240" w:before="240" w:lineRule="auto"/>
                    <w:jc w:val="both"/>
                    <w:rPr>
                      <w:ins w:author="Gioi Nguyen" w:id="38" w:date="2026-04-10T01:05:47Z"/>
                      <w:rFonts w:ascii="Arial" w:cs="Arial" w:eastAsia="Arial" w:hAnsi="Arial"/>
                      <w:sz w:val="24"/>
                      <w:szCs w:val="24"/>
                    </w:rPr>
                  </w:pPr>
                  <w:r w:rsidDel="00000000" w:rsidR="00000000" w:rsidRPr="00000000">
                    <w:rPr>
                      <w:rFonts w:ascii="Arial" w:cs="Arial" w:eastAsia="Arial" w:hAnsi="Arial"/>
                      <w:sz w:val="24"/>
                      <w:szCs w:val="24"/>
                      <w:rtl w:val="0"/>
                    </w:rPr>
                    <w:t xml:space="preserve">In conclusion, although some qualities needed for success are better gained through real-life experience, I believe that universities still </w:t>
                  </w:r>
                  <w:commentRangeStart w:id="36"/>
                  <w:r w:rsidDel="00000000" w:rsidR="00000000" w:rsidRPr="00000000">
                    <w:rPr>
                      <w:rFonts w:ascii="Arial" w:cs="Arial" w:eastAsia="Arial" w:hAnsi="Arial"/>
                      <w:sz w:val="24"/>
                      <w:szCs w:val="24"/>
                      <w:rtl w:val="0"/>
                    </w:rPr>
                    <w:t xml:space="preserve">play an important role in</w:t>
                  </w:r>
                  <w:commentRangeEnd w:id="36"/>
                  <w:r w:rsidDel="00000000" w:rsidR="00000000" w:rsidRPr="00000000">
                    <w:commentReference w:id="36"/>
                  </w:r>
                  <w:r w:rsidDel="00000000" w:rsidR="00000000" w:rsidRPr="00000000">
                    <w:rPr>
                      <w:rFonts w:ascii="Arial" w:cs="Arial" w:eastAsia="Arial" w:hAnsi="Arial"/>
                      <w:sz w:val="24"/>
                      <w:szCs w:val="24"/>
                      <w:rtl w:val="0"/>
                    </w:rPr>
                    <w:t xml:space="preserve"> developing both knowledge and essential skills. Therefore, it is not accurate to say that such qualities cannot be learned in academic institutions.</w:t>
                  </w:r>
                  <w:ins w:author="Gioi Nguyen" w:id="38" w:date="2026-04-10T01:05:47Z">
                    <w:r w:rsidDel="00000000" w:rsidR="00000000" w:rsidRPr="00000000">
                      <w:rPr>
                        <w:rtl w:val="0"/>
                      </w:rPr>
                    </w:r>
                  </w:ins>
                </w:p>
                <w:p w:rsidR="00000000" w:rsidDel="00000000" w:rsidP="00000000" w:rsidRDefault="00000000" w:rsidRPr="00000000" w14:paraId="0000004C">
                  <w:pPr>
                    <w:widowControl w:val="0"/>
                    <w:spacing w:after="240" w:before="240" w:lineRule="auto"/>
                    <w:jc w:val="both"/>
                    <w:rPr>
                      <w:rFonts w:ascii="Arial" w:cs="Arial" w:eastAsia="Arial" w:hAnsi="Arial"/>
                      <w:sz w:val="24"/>
                      <w:szCs w:val="24"/>
                    </w:rPr>
                  </w:pPr>
                  <w:ins w:author="Gioi Nguyen" w:id="38" w:date="2026-04-10T01:05:47Z">
                    <w:r w:rsidDel="00000000" w:rsidR="00000000" w:rsidRPr="00000000">
                      <w:rPr>
                        <w:rFonts w:ascii="Arial" w:cs="Arial" w:eastAsia="Arial" w:hAnsi="Arial"/>
                        <w:sz w:val="24"/>
                        <w:szCs w:val="24"/>
                        <w:rtl w:val="0"/>
                      </w:rPr>
                      <w:t xml:space="preserve">7667</w:t>
                    </w:r>
                  </w:ins>
                  <w:r w:rsidDel="00000000" w:rsidR="00000000" w:rsidRPr="00000000">
                    <w:rPr>
                      <w:rtl w:val="0"/>
                    </w:rPr>
                  </w:r>
                </w:p>
                <w:p w:rsidR="00000000" w:rsidDel="00000000" w:rsidP="00000000" w:rsidRDefault="00000000" w:rsidRPr="00000000" w14:paraId="0000004D">
                  <w:pPr>
                    <w:widowControl w:val="0"/>
                    <w:spacing w:after="20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cut9rifli24k" w:id="10"/>
      <w:bookmarkEnd w:id="10"/>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Huyền</w:t>
      </w:r>
      <w:r w:rsidDel="00000000" w:rsidR="00000000" w:rsidRPr="00000000">
        <w:rPr>
          <w:rtl w:val="0"/>
        </w:rPr>
      </w:r>
    </w:p>
    <w:p w:rsidR="00000000" w:rsidDel="00000000" w:rsidP="00000000" w:rsidRDefault="00000000" w:rsidRPr="00000000" w14:paraId="00000053">
      <w:pPr>
        <w:rPr>
          <w:rFonts w:ascii="Arial" w:cs="Arial" w:eastAsia="Arial" w:hAnsi="Arial"/>
          <w:i w:val="1"/>
          <w:iCs w:val="1"/>
          <w:color w:val="ff9900"/>
        </w:rPr>
      </w:pPr>
      <w:r w:rsidDel="00000000" w:rsidR="00000000" w:rsidRPr="00000000">
        <w:rPr>
          <w:rFonts w:ascii="Arial" w:cs="Arial" w:eastAsia="Arial" w:hAnsi="Arial"/>
          <w:i w:val="1"/>
          <w:iCs w:val="1"/>
          <w:color w:val="ff9900"/>
          <w:rtl w:val="0"/>
        </w:rPr>
        <w:t xml:space="preserve">Don’t forget to change the name of your Google docs after copying. </w:t>
      </w:r>
    </w:p>
    <w:tbl>
      <w:tblPr>
        <w:tblStyle w:val="Table11"/>
        <w:tblW w:w="10206.0" w:type="dxa"/>
        <w:jc w:val="left"/>
        <w:tblBorders>
          <w:top w:color="efefef" w:space="0" w:sz="6" w:val="single"/>
          <w:left w:color="efefef" w:space="0" w:sz="6" w:val="single"/>
          <w:bottom w:color="efefef" w:space="0" w:sz="6" w:val="single"/>
          <w:right w:color="efefef" w:space="0" w:sz="6" w:val="single"/>
          <w:insideH w:color="efefef" w:space="0" w:sz="6" w:val="single"/>
          <w:insideV w:color="efefef" w:space="0" w:sz="6" w:val="single"/>
        </w:tblBorders>
        <w:tblLayout w:type="fixed"/>
        <w:tblLook w:val="0600"/>
      </w:tblPr>
      <w:tblGrid>
        <w:gridCol w:w="10206"/>
        <w:tblGridChange w:id="0">
          <w:tblGrid>
            <w:gridCol w:w="10206"/>
          </w:tblGrid>
        </w:tblGridChange>
      </w:tblGrid>
      <w:tr>
        <w:trPr>
          <w:cantSplit w:val="0"/>
          <w:tblHeader w:val="0"/>
        </w:trPr>
        <w:tc>
          <w:tcPr>
            <w:shd w:fill="000000" w:val="clear"/>
          </w:tcPr>
          <w:p w:rsidR="00000000" w:rsidDel="00000000" w:rsidP="00000000" w:rsidRDefault="00000000" w:rsidRPr="00000000" w14:paraId="00000054">
            <w:pPr>
              <w:pStyle w:val="Title"/>
              <w:widowControl w:val="0"/>
              <w:spacing w:after="0" w:line="240" w:lineRule="auto"/>
              <w:jc w:val="center"/>
              <w:rPr>
                <w:rFonts w:ascii="Arial" w:cs="Arial" w:eastAsia="Arial" w:hAnsi="Arial"/>
                <w:color w:val="ff0000"/>
              </w:rPr>
            </w:pPr>
            <w:bookmarkStart w:colFirst="0" w:colLast="0" w:name="_65gb1jvua78t" w:id="11"/>
            <w:bookmarkEnd w:id="11"/>
            <w:r w:rsidDel="00000000" w:rsidR="00000000" w:rsidRPr="00000000">
              <w:rPr>
                <w:rFonts w:ascii="Arial" w:cs="Arial" w:eastAsia="Arial" w:hAnsi="Arial"/>
                <w:color w:val="ffffff"/>
                <w:sz w:val="38"/>
                <w:szCs w:val="38"/>
                <w:rtl w:val="0"/>
              </w:rPr>
              <w:t xml:space="preserve">Huyền - Qualities to be successful (University)</w:t>
            </w:r>
            <w:r w:rsidDel="00000000" w:rsidR="00000000" w:rsidRPr="00000000">
              <w:rPr>
                <w:rtl w:val="0"/>
              </w:rPr>
            </w:r>
          </w:p>
        </w:tc>
      </w:tr>
      <w:tr>
        <w:trPr>
          <w:cantSplit w:val="0"/>
          <w:tblHeader w:val="0"/>
        </w:trPr>
        <w:tc>
          <w:tcPr/>
          <w:p w:rsidR="00000000" w:rsidDel="00000000" w:rsidP="00000000" w:rsidRDefault="00000000" w:rsidRPr="00000000" w14:paraId="00000055">
            <w:pPr>
              <w:widowControl w:val="0"/>
              <w:spacing w:after="200" w:lineRule="auto"/>
              <w:rPr>
                <w:rFonts w:ascii="Arial" w:cs="Arial" w:eastAsia="Arial" w:hAnsi="Arial"/>
                <w:i w:val="1"/>
                <w:iCs w:val="1"/>
                <w:sz w:val="24"/>
                <w:szCs w:val="24"/>
              </w:rPr>
            </w:pPr>
            <w:r w:rsidDel="00000000" w:rsidR="00000000" w:rsidRPr="00000000">
              <w:rPr>
                <w:rFonts w:ascii="Arial" w:cs="Arial" w:eastAsia="Arial" w:hAnsi="Arial"/>
                <w:b w:val="1"/>
                <w:bCs w:val="1"/>
                <w:sz w:val="28"/>
                <w:szCs w:val="28"/>
                <w:rtl w:val="0"/>
              </w:rPr>
              <w:t xml:space="preserve">Topic: </w:t>
            </w:r>
            <w:r w:rsidDel="00000000" w:rsidR="00000000" w:rsidRPr="00000000">
              <w:rPr>
                <w:rFonts w:ascii="Arial" w:cs="Arial" w:eastAsia="Arial" w:hAnsi="Arial"/>
                <w:b w:val="1"/>
                <w:bCs w:val="1"/>
                <w:sz w:val="24"/>
                <w:szCs w:val="24"/>
                <w:rtl w:val="0"/>
              </w:rPr>
              <w:t xml:space="preserve">Some people think the qualities a person needs to become successful in today’s world cannot be learned at a university or similar academic institutions. To what extent do you agree or disagree? </w:t>
            </w:r>
            <w:r w:rsidDel="00000000" w:rsidR="00000000" w:rsidRPr="00000000">
              <w:rPr>
                <w:rFonts w:ascii="Arial" w:cs="Arial" w:eastAsia="Arial" w:hAnsi="Arial"/>
                <w:i w:val="1"/>
                <w:iCs w:val="1"/>
                <w:sz w:val="24"/>
                <w:szCs w:val="24"/>
                <w:rtl w:val="0"/>
              </w:rPr>
              <w:t xml:space="preserve">(Đọc kỹ đề, rất dễ bị hiểu sai đề)</w:t>
            </w:r>
          </w:p>
          <w:p w:rsidR="00000000" w:rsidDel="00000000" w:rsidP="00000000" w:rsidRDefault="00000000" w:rsidRPr="00000000" w14:paraId="00000056">
            <w:pPr>
              <w:widowControl w:val="0"/>
              <w:spacing w:after="200" w:lineRule="auto"/>
              <w:rPr>
                <w:rFonts w:ascii="Arial" w:cs="Arial" w:eastAsia="Arial" w:hAnsi="Arial"/>
                <w:b w:val="1"/>
                <w:bCs w:val="1"/>
                <w:sz w:val="24"/>
                <w:szCs w:val="24"/>
              </w:rPr>
            </w:pPr>
            <w:hyperlink r:id="rId12">
              <w:r w:rsidDel="00000000" w:rsidR="00000000" w:rsidRPr="00000000">
                <w:rPr>
                  <w:rFonts w:ascii="Arial" w:cs="Arial" w:eastAsia="Arial" w:hAnsi="Arial"/>
                  <w:b w:val="1"/>
                  <w:bCs w:val="1"/>
                  <w:color w:val="1155cc"/>
                  <w:sz w:val="24"/>
                  <w:szCs w:val="24"/>
                  <w:u w:val="single"/>
                  <w:rtl w:val="0"/>
                </w:rPr>
                <w:t xml:space="preserve">Notion </w:t>
              </w:r>
            </w:hyperlink>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 essay: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tbl>
            <w:tblPr>
              <w:tblStyle w:val="Table12"/>
              <w:tblW w:w="10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6"/>
              <w:tblGridChange w:id="0">
                <w:tblGrid>
                  <w:gridCol w:w="10006"/>
                </w:tblGrid>
              </w:tblGridChange>
            </w:tblGrid>
            <w:tr>
              <w:trPr>
                <w:cantSplit w:val="0"/>
                <w:tblHeader w:val="0"/>
              </w:trPr>
              <w:tc>
                <w:tcPr>
                  <w:tcBorders>
                    <w:top w:color="38761d" w:space="0" w:sz="18" w:val="single"/>
                    <w:left w:color="38761d" w:space="0" w:sz="18" w:val="single"/>
                    <w:bottom w:color="38761d" w:space="0" w:sz="18" w:val="single"/>
                    <w:right w:color="38761d" w:space="0" w:sz="18" w:val="single"/>
                  </w:tcBorders>
                </w:tcPr>
                <w:p w:rsidR="00000000" w:rsidDel="00000000" w:rsidP="00000000" w:rsidRDefault="00000000" w:rsidRPr="00000000" w14:paraId="00000059">
                  <w:pPr>
                    <w:widowControl w:val="0"/>
                    <w:spacing w:after="20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In today's world, some argue that the qualities required for success cannot be </w:t>
                  </w:r>
                  <w:r w:rsidDel="00000000" w:rsidR="00000000" w:rsidRPr="00000000">
                    <w:rPr>
                      <w:rFonts w:ascii="Arial" w:cs="Arial" w:eastAsia="Arial" w:hAnsi="Arial"/>
                      <w:sz w:val="24"/>
                      <w:szCs w:val="24"/>
                      <w:rtl w:val="0"/>
                    </w:rPr>
                    <w:t xml:space="preserve">picked up </w:t>
                  </w:r>
                  <w:r w:rsidDel="00000000" w:rsidR="00000000" w:rsidRPr="00000000">
                    <w:rPr>
                      <w:rFonts w:ascii="Arial" w:cs="Arial" w:eastAsia="Arial" w:hAnsi="Arial"/>
                      <w:sz w:val="24"/>
                      <w:szCs w:val="24"/>
                      <w:rtl w:val="0"/>
                    </w:rPr>
                    <w:t xml:space="preserve">through university or any similar forms of education. </w:t>
                  </w:r>
                  <w:r w:rsidDel="00000000" w:rsidR="00000000" w:rsidRPr="00000000">
                    <w:rPr>
                      <w:rFonts w:ascii="Arial" w:cs="Arial" w:eastAsia="Arial" w:hAnsi="Arial"/>
                      <w:sz w:val="24"/>
                      <w:szCs w:val="24"/>
                      <w:highlight w:val="white"/>
                      <w:rtl w:val="0"/>
                    </w:rPr>
                    <w:t xml:space="preserve">While I acknowledge that certain important traits are developed outside the campus, I largely disagree with this view as higher education still plays a crucial role in </w:t>
                  </w:r>
                  <w:ins w:author="Gioi Nguyen" w:id="39" w:date="2026-04-10T01:07:05Z">
                    <w:r w:rsidDel="00000000" w:rsidR="00000000" w:rsidRPr="00000000">
                      <w:rPr>
                        <w:rFonts w:ascii="Arial" w:cs="Arial" w:eastAsia="Arial" w:hAnsi="Arial"/>
                        <w:sz w:val="24"/>
                        <w:szCs w:val="24"/>
                        <w:highlight w:val="white"/>
                        <w:rtl w:val="0"/>
                      </w:rPr>
                      <w:t xml:space="preserve">paving one’s </w:t>
                    </w:r>
                  </w:ins>
                  <w:del w:author="Gioi Nguyen" w:id="39" w:date="2026-04-10T01:07:05Z">
                    <w:r w:rsidDel="00000000" w:rsidR="00000000" w:rsidRPr="00000000">
                      <w:rPr>
                        <w:rFonts w:ascii="Arial" w:cs="Arial" w:eastAsia="Arial" w:hAnsi="Arial"/>
                        <w:sz w:val="24"/>
                        <w:szCs w:val="24"/>
                        <w:highlight w:val="white"/>
                        <w:rtl w:val="0"/>
                      </w:rPr>
                      <w:delText xml:space="preserve">the</w:delText>
                    </w:r>
                  </w:del>
                  <w:r w:rsidDel="00000000" w:rsidR="00000000" w:rsidRPr="00000000">
                    <w:rPr>
                      <w:rFonts w:ascii="Arial" w:cs="Arial" w:eastAsia="Arial" w:hAnsi="Arial"/>
                      <w:sz w:val="24"/>
                      <w:szCs w:val="24"/>
                      <w:highlight w:val="white"/>
                      <w:rtl w:val="0"/>
                    </w:rPr>
                    <w:t xml:space="preserve"> road to success.</w:t>
                  </w:r>
                </w:p>
                <w:p w:rsidR="00000000" w:rsidDel="00000000" w:rsidP="00000000" w:rsidRDefault="00000000" w:rsidRPr="00000000" w14:paraId="0000005A">
                  <w:pPr>
                    <w:widowControl w:val="0"/>
                    <w:spacing w:after="20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On the one hand, there are several reasons why</w:t>
                  </w:r>
                  <w:ins w:author="Gioi Nguyen" w:id="40" w:date="2026-04-10T01:08:12Z">
                    <w:r w:rsidDel="00000000" w:rsidR="00000000" w:rsidRPr="00000000">
                      <w:rPr>
                        <w:rFonts w:ascii="Arial" w:cs="Arial" w:eastAsia="Arial" w:hAnsi="Arial"/>
                        <w:sz w:val="24"/>
                        <w:szCs w:val="24"/>
                        <w:highlight w:val="white"/>
                        <w:rtl w:val="0"/>
                      </w:rPr>
                      <w:t xml:space="preserve"> some</w:t>
                    </w:r>
                  </w:ins>
                  <w:r w:rsidDel="00000000" w:rsidR="00000000" w:rsidRPr="00000000">
                    <w:rPr>
                      <w:rFonts w:ascii="Arial" w:cs="Arial" w:eastAsia="Arial" w:hAnsi="Arial"/>
                      <w:sz w:val="24"/>
                      <w:szCs w:val="24"/>
                      <w:highlight w:val="white"/>
                      <w:rtl w:val="0"/>
                    </w:rPr>
                    <w:t xml:space="preserve"> people </w:t>
                  </w:r>
                  <w:ins w:author="Gioi Nguyen" w:id="41" w:date="2026-04-10T01:08:10Z">
                    <w:r w:rsidDel="00000000" w:rsidR="00000000" w:rsidRPr="00000000">
                      <w:rPr>
                        <w:rFonts w:ascii="Arial" w:cs="Arial" w:eastAsia="Arial" w:hAnsi="Arial"/>
                        <w:sz w:val="24"/>
                        <w:szCs w:val="24"/>
                        <w:highlight w:val="white"/>
                        <w:rtl w:val="0"/>
                      </w:rPr>
                      <w:t xml:space="preserve">may </w:t>
                    </w:r>
                  </w:ins>
                  <w:r w:rsidDel="00000000" w:rsidR="00000000" w:rsidRPr="00000000">
                    <w:rPr>
                      <w:rFonts w:ascii="Arial" w:cs="Arial" w:eastAsia="Arial" w:hAnsi="Arial"/>
                      <w:sz w:val="24"/>
                      <w:szCs w:val="24"/>
                      <w:highlight w:val="white"/>
                      <w:rtl w:val="0"/>
                    </w:rPr>
                    <w:t xml:space="preserve">believe that colleges </w:t>
                  </w:r>
                  <w:commentRangeStart w:id="37"/>
                  <w:r w:rsidDel="00000000" w:rsidR="00000000" w:rsidRPr="00000000">
                    <w:rPr>
                      <w:rFonts w:ascii="Arial" w:cs="Arial" w:eastAsia="Arial" w:hAnsi="Arial"/>
                      <w:sz w:val="24"/>
                      <w:szCs w:val="24"/>
                      <w:highlight w:val="white"/>
                      <w:rtl w:val="0"/>
                    </w:rPr>
                    <w:t xml:space="preserve">cannot teach</w:t>
                  </w:r>
                  <w:commentRangeEnd w:id="37"/>
                  <w:r w:rsidDel="00000000" w:rsidR="00000000" w:rsidRPr="00000000">
                    <w:commentReference w:id="37"/>
                  </w:r>
                  <w:r w:rsidDel="00000000" w:rsidR="00000000" w:rsidRPr="00000000">
                    <w:rPr>
                      <w:rFonts w:ascii="Arial" w:cs="Arial" w:eastAsia="Arial" w:hAnsi="Arial"/>
                      <w:sz w:val="24"/>
                      <w:szCs w:val="24"/>
                      <w:highlight w:val="white"/>
                      <w:rtl w:val="0"/>
                    </w:rPr>
                    <w:t xml:space="preserve"> </w:t>
                  </w:r>
                  <w:commentRangeStart w:id="38"/>
                  <w:r w:rsidDel="00000000" w:rsidR="00000000" w:rsidRPr="00000000">
                    <w:rPr>
                      <w:rFonts w:ascii="Arial" w:cs="Arial" w:eastAsia="Arial" w:hAnsi="Arial"/>
                      <w:sz w:val="24"/>
                      <w:szCs w:val="24"/>
                      <w:highlight w:val="white"/>
                      <w:rtl w:val="0"/>
                    </w:rPr>
                    <w:t xml:space="preserve">the key qualities for students’ future.</w:t>
                  </w:r>
                  <w:commentRangeEnd w:id="38"/>
                  <w:r w:rsidDel="00000000" w:rsidR="00000000" w:rsidRPr="00000000">
                    <w:commentReference w:id="38"/>
                  </w:r>
                  <w:r w:rsidDel="00000000" w:rsidR="00000000" w:rsidRPr="00000000">
                    <w:rPr>
                      <w:rFonts w:ascii="Arial" w:cs="Arial" w:eastAsia="Arial" w:hAnsi="Arial"/>
                      <w:sz w:val="24"/>
                      <w:szCs w:val="24"/>
                      <w:highlight w:val="white"/>
                      <w:rtl w:val="0"/>
                    </w:rPr>
                    <w:t xml:space="preserve"> To begin with, colleges or universities mostly teach theoretical knowledge, which may not be directly useful in real-life situations. As a result, even if one gets top grades, </w:t>
                  </w:r>
                  <w:ins w:author="Gioi Nguyen" w:id="42" w:date="2026-04-10T01:09:08Z">
                    <w:r w:rsidDel="00000000" w:rsidR="00000000" w:rsidRPr="00000000">
                      <w:rPr>
                        <w:rFonts w:ascii="Arial" w:cs="Arial" w:eastAsia="Arial" w:hAnsi="Arial"/>
                        <w:sz w:val="24"/>
                        <w:szCs w:val="24"/>
                        <w:highlight w:val="white"/>
                        <w:rtl w:val="0"/>
                      </w:rPr>
                      <w:t xml:space="preserve">they </w:t>
                    </w:r>
                  </w:ins>
                  <w:del w:author="Gioi Nguyen" w:id="42" w:date="2026-04-10T01:09:08Z">
                    <w:r w:rsidDel="00000000" w:rsidR="00000000" w:rsidRPr="00000000">
                      <w:rPr>
                        <w:rFonts w:ascii="Arial" w:cs="Arial" w:eastAsia="Arial" w:hAnsi="Arial"/>
                        <w:sz w:val="24"/>
                        <w:szCs w:val="24"/>
                        <w:highlight w:val="white"/>
                        <w:rtl w:val="0"/>
                      </w:rPr>
                      <w:delText xml:space="preserve">one </w:delText>
                    </w:r>
                  </w:del>
                  <w:r w:rsidDel="00000000" w:rsidR="00000000" w:rsidRPr="00000000">
                    <w:rPr>
                      <w:rFonts w:ascii="Arial" w:cs="Arial" w:eastAsia="Arial" w:hAnsi="Arial"/>
                      <w:sz w:val="24"/>
                      <w:szCs w:val="24"/>
                      <w:highlight w:val="white"/>
                      <w:rtl w:val="0"/>
                    </w:rPr>
                    <w:t xml:space="preserve">might still struggle to find a good-paying job due to the lack of real-world experiences or the ability to adjust to new situations. Moreover, traits such as creativity, leadership, critical thinking</w:t>
                  </w:r>
                  <w:r w:rsidDel="00000000" w:rsidR="00000000" w:rsidRPr="00000000">
                    <w:rPr>
                      <w:rFonts w:ascii="Arial" w:cs="Arial" w:eastAsia="Arial" w:hAnsi="Arial"/>
                      <w:sz w:val="24"/>
                      <w:szCs w:val="24"/>
                      <w:highlight w:val="white"/>
                      <w:rtl w:val="0"/>
                    </w:rPr>
                    <w:t xml:space="preserve">, etc.</w:t>
                  </w:r>
                  <w:r w:rsidDel="00000000" w:rsidR="00000000" w:rsidRPr="00000000">
                    <w:rPr>
                      <w:rFonts w:ascii="Arial" w:cs="Arial" w:eastAsia="Arial" w:hAnsi="Arial"/>
                      <w:sz w:val="24"/>
                      <w:szCs w:val="24"/>
                      <w:highlight w:val="white"/>
                      <w:rtl w:val="0"/>
                    </w:rPr>
                    <w:t xml:space="preserve"> are often formed and honed through </w:t>
                  </w:r>
                  <w:commentRangeStart w:id="39"/>
                  <w:r w:rsidDel="00000000" w:rsidR="00000000" w:rsidRPr="00000000">
                    <w:rPr>
                      <w:rFonts w:ascii="Arial" w:cs="Arial" w:eastAsia="Arial" w:hAnsi="Arial"/>
                      <w:sz w:val="24"/>
                      <w:szCs w:val="24"/>
                      <w:highlight w:val="white"/>
                      <w:rtl w:val="0"/>
                    </w:rPr>
                    <w:t xml:space="preserve">personal</w:t>
                  </w:r>
                  <w:commentRangeEnd w:id="39"/>
                  <w:r w:rsidDel="00000000" w:rsidR="00000000" w:rsidRPr="00000000">
                    <w:commentReference w:id="39"/>
                  </w:r>
                  <w:r w:rsidDel="00000000" w:rsidR="00000000" w:rsidRPr="00000000">
                    <w:rPr>
                      <w:rFonts w:ascii="Arial" w:cs="Arial" w:eastAsia="Arial" w:hAnsi="Arial"/>
                      <w:sz w:val="24"/>
                      <w:szCs w:val="24"/>
                      <w:highlight w:val="white"/>
                      <w:rtl w:val="0"/>
                    </w:rPr>
                    <w:t xml:space="preserve"> life experiences rather than being taught in universities.</w:t>
                  </w:r>
                </w:p>
                <w:p w:rsidR="00000000" w:rsidDel="00000000" w:rsidP="00000000" w:rsidRDefault="00000000" w:rsidRPr="00000000" w14:paraId="0000005B">
                  <w:pPr>
                    <w:widowControl w:val="0"/>
                    <w:spacing w:after="20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On the other hand,</w:t>
                  </w:r>
                  <w:ins w:author="Gioi Nguyen" w:id="43" w:date="2026-04-10T01:09:55Z">
                    <w:r w:rsidDel="00000000" w:rsidR="00000000" w:rsidRPr="00000000">
                      <w:rPr>
                        <w:rFonts w:ascii="Arial" w:cs="Arial" w:eastAsia="Arial" w:hAnsi="Arial"/>
                        <w:sz w:val="24"/>
                        <w:szCs w:val="24"/>
                        <w:highlight w:val="white"/>
                        <w:rtl w:val="0"/>
                      </w:rPr>
                      <w:t xml:space="preserve"> to say that…….is to overlook the fact that </w:t>
                    </w:r>
                  </w:ins>
                  <w:del w:author="Gioi Nguyen" w:id="43" w:date="2026-04-10T01:09:55Z">
                    <w:r w:rsidDel="00000000" w:rsidR="00000000" w:rsidRPr="00000000">
                      <w:rPr>
                        <w:rFonts w:ascii="Arial" w:cs="Arial" w:eastAsia="Arial" w:hAnsi="Arial"/>
                        <w:sz w:val="24"/>
                        <w:szCs w:val="24"/>
                        <w:highlight w:val="white"/>
                        <w:rtl w:val="0"/>
                      </w:rPr>
                      <w:delText xml:space="preserve"> it is often overlooked that</w:delText>
                    </w:r>
                  </w:del>
                  <w:r w:rsidDel="00000000" w:rsidR="00000000" w:rsidRPr="00000000">
                    <w:rPr>
                      <w:rFonts w:ascii="Arial" w:cs="Arial" w:eastAsia="Arial" w:hAnsi="Arial"/>
                      <w:sz w:val="24"/>
                      <w:szCs w:val="24"/>
                      <w:highlight w:val="white"/>
                      <w:rtl w:val="0"/>
                    </w:rPr>
                    <w:t xml:space="preserve"> universities </w:t>
                  </w:r>
                  <w:ins w:author="Gioi Nguyen" w:id="44" w:date="2026-04-10T01:10:16Z">
                    <w:r w:rsidDel="00000000" w:rsidR="00000000" w:rsidRPr="00000000">
                      <w:rPr>
                        <w:rFonts w:ascii="Arial" w:cs="Arial" w:eastAsia="Arial" w:hAnsi="Arial"/>
                        <w:sz w:val="24"/>
                        <w:szCs w:val="24"/>
                        <w:highlight w:val="white"/>
                        <w:rtl w:val="0"/>
                      </w:rPr>
                      <w:t xml:space="preserve">provide</w:t>
                    </w:r>
                  </w:ins>
                  <w:del w:author="Gioi Nguyen" w:id="44" w:date="2026-04-10T01:10:16Z">
                    <w:r w:rsidDel="00000000" w:rsidR="00000000" w:rsidRPr="00000000">
                      <w:rPr>
                        <w:rFonts w:ascii="Arial" w:cs="Arial" w:eastAsia="Arial" w:hAnsi="Arial"/>
                        <w:sz w:val="24"/>
                        <w:szCs w:val="24"/>
                        <w:highlight w:val="white"/>
                        <w:rtl w:val="0"/>
                      </w:rPr>
                      <w:delText xml:space="preserve">are actually providing</w:delText>
                    </w:r>
                  </w:del>
                  <w:r w:rsidDel="00000000" w:rsidR="00000000" w:rsidRPr="00000000">
                    <w:rPr>
                      <w:rFonts w:ascii="Arial" w:cs="Arial" w:eastAsia="Arial" w:hAnsi="Arial"/>
                      <w:sz w:val="24"/>
                      <w:szCs w:val="24"/>
                      <w:highlight w:val="white"/>
                      <w:rtl w:val="0"/>
                    </w:rPr>
                    <w:t xml:space="preserve"> </w:t>
                  </w:r>
                  <w:ins w:author="Gioi Nguyen" w:id="45" w:date="2026-04-10T01:10:24Z">
                    <w:r w:rsidDel="00000000" w:rsidR="00000000" w:rsidRPr="00000000">
                      <w:rPr>
                        <w:rFonts w:ascii="Arial" w:cs="Arial" w:eastAsia="Arial" w:hAnsi="Arial"/>
                        <w:sz w:val="24"/>
                        <w:szCs w:val="24"/>
                        <w:highlight w:val="white"/>
                        <w:rtl w:val="0"/>
                      </w:rPr>
                      <w:t xml:space="preserve">a favourable learning environment where students acquire</w:t>
                    </w:r>
                  </w:ins>
                  <w:del w:author="Gioi Nguyen" w:id="45" w:date="2026-04-10T01:10:24Z">
                    <w:r w:rsidDel="00000000" w:rsidR="00000000" w:rsidRPr="00000000">
                      <w:rPr>
                        <w:rFonts w:ascii="Arial" w:cs="Arial" w:eastAsia="Arial" w:hAnsi="Arial"/>
                        <w:sz w:val="24"/>
                        <w:szCs w:val="24"/>
                        <w:highlight w:val="white"/>
                        <w:rtl w:val="0"/>
                      </w:rPr>
                      <w:delText xml:space="preserve">us the</w:delText>
                    </w:r>
                  </w:del>
                  <w:r w:rsidDel="00000000" w:rsidR="00000000" w:rsidRPr="00000000">
                    <w:rPr>
                      <w:rFonts w:ascii="Arial" w:cs="Arial" w:eastAsia="Arial" w:hAnsi="Arial"/>
                      <w:sz w:val="24"/>
                      <w:szCs w:val="24"/>
                      <w:highlight w:val="white"/>
                      <w:rtl w:val="0"/>
                    </w:rPr>
                    <w:t xml:space="preserve"> specialized knowledge </w:t>
                  </w:r>
                  <w:ins w:author="Gioi Nguyen" w:id="46" w:date="2026-04-10T01:10:47Z">
                    <w:r w:rsidDel="00000000" w:rsidR="00000000" w:rsidRPr="00000000">
                      <w:rPr>
                        <w:rFonts w:ascii="Arial" w:cs="Arial" w:eastAsia="Arial" w:hAnsi="Arial"/>
                        <w:sz w:val="24"/>
                        <w:szCs w:val="24"/>
                        <w:highlight w:val="white"/>
                        <w:rtl w:val="0"/>
                      </w:rPr>
                      <w:t xml:space="preserve">needed for their</w:t>
                    </w:r>
                  </w:ins>
                  <w:del w:author="Gioi Nguyen" w:id="46" w:date="2026-04-10T01:10:47Z">
                    <w:r w:rsidDel="00000000" w:rsidR="00000000" w:rsidRPr="00000000">
                      <w:rPr>
                        <w:rFonts w:ascii="Arial" w:cs="Arial" w:eastAsia="Arial" w:hAnsi="Arial"/>
                        <w:sz w:val="24"/>
                        <w:szCs w:val="24"/>
                        <w:highlight w:val="white"/>
                        <w:rtl w:val="0"/>
                      </w:rPr>
                      <w:delText xml:space="preserve">we need in lots of</w:delText>
                    </w:r>
                  </w:del>
                  <w:r w:rsidDel="00000000" w:rsidR="00000000" w:rsidRPr="00000000">
                    <w:rPr>
                      <w:rFonts w:ascii="Arial" w:cs="Arial" w:eastAsia="Arial" w:hAnsi="Arial"/>
                      <w:sz w:val="24"/>
                      <w:szCs w:val="24"/>
                      <w:highlight w:val="white"/>
                      <w:rtl w:val="0"/>
                    </w:rPr>
                    <w:t xml:space="preserve"> jobs. For instance, occupations such as doctors, engineers, lawyers,</w:t>
                  </w:r>
                  <w:del w:author="Gioi Nguyen" w:id="47" w:date="2026-04-10T01:10:56Z">
                    <w:r w:rsidDel="00000000" w:rsidR="00000000" w:rsidRPr="00000000">
                      <w:rPr>
                        <w:rFonts w:ascii="Arial" w:cs="Arial" w:eastAsia="Arial" w:hAnsi="Arial"/>
                        <w:sz w:val="24"/>
                        <w:szCs w:val="24"/>
                        <w:highlight w:val="white"/>
                        <w:rtl w:val="0"/>
                      </w:rPr>
                      <w:delText xml:space="preserve"> etc</w:delText>
                    </w:r>
                  </w:del>
                  <w:r w:rsidDel="00000000" w:rsidR="00000000" w:rsidRPr="00000000">
                    <w:rPr>
                      <w:rFonts w:ascii="Arial" w:cs="Arial" w:eastAsia="Arial" w:hAnsi="Arial"/>
                      <w:sz w:val="24"/>
                      <w:szCs w:val="24"/>
                      <w:highlight w:val="white"/>
                      <w:rtl w:val="0"/>
                    </w:rPr>
                    <w:t xml:space="preserve">. </w:t>
                  </w:r>
                  <w:ins w:author="Gioi Nguyen" w:id="48" w:date="2026-04-10T01:10:59Z">
                    <w:r w:rsidDel="00000000" w:rsidR="00000000" w:rsidRPr="00000000">
                      <w:rPr>
                        <w:rFonts w:ascii="Arial" w:cs="Arial" w:eastAsia="Arial" w:hAnsi="Arial"/>
                        <w:sz w:val="24"/>
                        <w:szCs w:val="24"/>
                        <w:highlight w:val="white"/>
                        <w:rtl w:val="0"/>
                      </w:rPr>
                      <w:t xml:space="preserve">require</w:t>
                    </w:r>
                  </w:ins>
                  <w:del w:author="Gioi Nguyen" w:id="48" w:date="2026-04-10T01:10:59Z">
                    <w:r w:rsidDel="00000000" w:rsidR="00000000" w:rsidRPr="00000000">
                      <w:rPr>
                        <w:rFonts w:ascii="Arial" w:cs="Arial" w:eastAsia="Arial" w:hAnsi="Arial"/>
                        <w:sz w:val="24"/>
                        <w:szCs w:val="24"/>
                        <w:highlight w:val="white"/>
                        <w:rtl w:val="0"/>
                      </w:rPr>
                      <w:delText xml:space="preserve">need</w:delText>
                    </w:r>
                  </w:del>
                  <w:r w:rsidDel="00000000" w:rsidR="00000000" w:rsidRPr="00000000">
                    <w:rPr>
                      <w:rFonts w:ascii="Arial" w:cs="Arial" w:eastAsia="Arial" w:hAnsi="Arial"/>
                      <w:sz w:val="24"/>
                      <w:szCs w:val="24"/>
                      <w:highlight w:val="white"/>
                      <w:rtl w:val="0"/>
                    </w:rPr>
                    <w:t xml:space="preserve"> a strong foundation in their respective fields, which can only be obtained from higher education. Additionally, universities also play an important role in helping students form essential skills. For example, </w:t>
                  </w:r>
                  <w:ins w:author="" w:id="49">
                    <w:r w:rsidDel="00000000" w:rsidR="00000000" w:rsidRPr="00000000">
                      <w:rPr>
                        <w:rFonts w:ascii="Arial" w:cs="Arial" w:eastAsia="Arial" w:hAnsi="Arial"/>
                        <w:sz w:val="24"/>
                        <w:szCs w:val="24"/>
                        <w:highlight w:val="white"/>
                        <w:rtl w:val="0"/>
                      </w:rPr>
                      <w:t xml:space="preserve">during a semest</w:t>
                    </w:r>
                  </w:ins>
                  <w:ins w:author="Gioi Nguyen" w:id="50" w:date="2026-04-10T01:11:35Z">
                    <w:del w:author="" w:id="49">
                      <w:r w:rsidDel="00000000" w:rsidR="00000000" w:rsidRPr="00000000">
                        <w:rPr>
                          <w:rFonts w:ascii="Arial" w:cs="Arial" w:eastAsia="Arial" w:hAnsi="Arial"/>
                          <w:sz w:val="24"/>
                          <w:szCs w:val="24"/>
                          <w:highlight w:val="white"/>
                          <w:rtl w:val="0"/>
                        </w:rPr>
                        <w:delText xml:space="preserve">during </w:delText>
                      </w:r>
                      <w:r w:rsidDel="00000000" w:rsidR="00000000" w:rsidRPr="00000000">
                        <w:rPr>
                          <w:rFonts w:ascii="Arial" w:cs="Arial" w:eastAsia="Arial" w:hAnsi="Arial"/>
                          <w:sz w:val="24"/>
                          <w:szCs w:val="24"/>
                          <w:highlight w:val="white"/>
                          <w:rtl w:val="0"/>
                        </w:rPr>
                        <w:delText xml:space="preserve">…………</w:delText>
                      </w:r>
                      <w:r w:rsidDel="00000000" w:rsidR="00000000" w:rsidRPr="00000000">
                        <w:rPr>
                          <w:rFonts w:ascii="Arial" w:cs="Arial" w:eastAsia="Arial" w:hAnsi="Arial"/>
                          <w:sz w:val="24"/>
                          <w:szCs w:val="24"/>
                          <w:highlight w:val="white"/>
                          <w:rtl w:val="0"/>
                        </w:rPr>
                        <w:delText xml:space="preserve">,</w:delText>
                      </w:r>
                    </w:del>
                    <w:r w:rsidDel="00000000" w:rsidR="00000000" w:rsidRPr="00000000">
                      <w:rPr>
                        <w:rFonts w:ascii="Arial" w:cs="Arial" w:eastAsia="Arial" w:hAnsi="Arial"/>
                        <w:sz w:val="24"/>
                        <w:szCs w:val="24"/>
                        <w:highlight w:val="white"/>
                        <w:rtl w:val="0"/>
                      </w:rPr>
                      <w:t xml:space="preserve"> </w:t>
                    </w:r>
                  </w:ins>
                  <w:r w:rsidDel="00000000" w:rsidR="00000000" w:rsidRPr="00000000">
                    <w:rPr>
                      <w:rFonts w:ascii="Arial" w:cs="Arial" w:eastAsia="Arial" w:hAnsi="Arial"/>
                      <w:sz w:val="24"/>
                      <w:szCs w:val="24"/>
                      <w:highlight w:val="white"/>
                      <w:rtl w:val="0"/>
                    </w:rPr>
                    <w:t xml:space="preserve">students often are put in groups for presentations, assignments and projects, which push them to work things out together. This greatly boosts leadership, decision-making and communication skills. </w:t>
                  </w:r>
                </w:p>
                <w:p w:rsidR="00000000" w:rsidDel="00000000" w:rsidP="00000000" w:rsidRDefault="00000000" w:rsidRPr="00000000" w14:paraId="0000005C">
                  <w:pPr>
                    <w:widowControl w:val="0"/>
                    <w:spacing w:after="200" w:lineRule="auto"/>
                    <w:jc w:val="both"/>
                    <w:rPr>
                      <w:ins w:author="Gioi Nguyen" w:id="51" w:date="2026-04-10T01:12:54Z"/>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In conclusion, while some qualities can only form and develop through real-life experiences, I firmly believe universities and other forms of education </w:t>
                  </w:r>
                  <w:commentRangeStart w:id="40"/>
                  <w:r w:rsidDel="00000000" w:rsidR="00000000" w:rsidRPr="00000000">
                    <w:rPr>
                      <w:rFonts w:ascii="Arial" w:cs="Arial" w:eastAsia="Arial" w:hAnsi="Arial"/>
                      <w:sz w:val="24"/>
                      <w:szCs w:val="24"/>
                      <w:highlight w:val="white"/>
                      <w:rtl w:val="0"/>
                    </w:rPr>
                    <w:t xml:space="preserve">are essential in teaching </w:t>
                  </w:r>
                  <w:commentRangeEnd w:id="40"/>
                  <w:r w:rsidDel="00000000" w:rsidR="00000000" w:rsidRPr="00000000">
                    <w:commentReference w:id="40"/>
                  </w:r>
                  <w:r w:rsidDel="00000000" w:rsidR="00000000" w:rsidRPr="00000000">
                    <w:rPr>
                      <w:rFonts w:ascii="Arial" w:cs="Arial" w:eastAsia="Arial" w:hAnsi="Arial"/>
                      <w:sz w:val="24"/>
                      <w:szCs w:val="24"/>
                      <w:highlight w:val="white"/>
                      <w:rtl w:val="0"/>
                    </w:rPr>
                    <w:t xml:space="preserve">students the knowledge and skills that are required for success.</w:t>
                  </w:r>
                  <w:ins w:author="Gioi Nguyen" w:id="51" w:date="2026-04-10T01:12:54Z">
                    <w:r w:rsidDel="00000000" w:rsidR="00000000" w:rsidRPr="00000000">
                      <w:rPr>
                        <w:rtl w:val="0"/>
                      </w:rPr>
                    </w:r>
                  </w:ins>
                </w:p>
                <w:p w:rsidR="00000000" w:rsidDel="00000000" w:rsidP="00000000" w:rsidRDefault="00000000" w:rsidRPr="00000000" w14:paraId="0000005D">
                  <w:pPr>
                    <w:widowControl w:val="0"/>
                    <w:spacing w:after="200" w:lineRule="auto"/>
                    <w:jc w:val="both"/>
                    <w:rPr>
                      <w:rFonts w:ascii="Arial" w:cs="Arial" w:eastAsia="Arial" w:hAnsi="Arial"/>
                      <w:sz w:val="24"/>
                      <w:szCs w:val="24"/>
                      <w:highlight w:val="white"/>
                    </w:rPr>
                  </w:pPr>
                  <w:ins w:author="Gioi Nguyen" w:id="51" w:date="2026-04-10T01:12:54Z">
                    <w:r w:rsidDel="00000000" w:rsidR="00000000" w:rsidRPr="00000000">
                      <w:rPr>
                        <w:rFonts w:ascii="Arial" w:cs="Arial" w:eastAsia="Arial" w:hAnsi="Arial"/>
                        <w:sz w:val="24"/>
                        <w:szCs w:val="24"/>
                        <w:highlight w:val="white"/>
                        <w:rtl w:val="0"/>
                      </w:rPr>
                      <w:t xml:space="preserve">6667</w:t>
                    </w:r>
                  </w:ins>
                  <w:r w:rsidDel="00000000" w:rsidR="00000000" w:rsidRPr="00000000">
                    <w:rPr>
                      <w:rtl w:val="0"/>
                    </w:rPr>
                  </w:r>
                </w:p>
              </w:tc>
            </w:tr>
          </w:tbl>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gbr5cnajv918" w:id="12"/>
      <w:bookmarkEnd w:id="12"/>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Hương</w:t>
      </w:r>
      <w:r w:rsidDel="00000000" w:rsidR="00000000" w:rsidRPr="00000000">
        <w:rPr>
          <w:rtl w:val="0"/>
        </w:rPr>
      </w:r>
    </w:p>
    <w:p w:rsidR="00000000" w:rsidDel="00000000" w:rsidP="00000000" w:rsidRDefault="00000000" w:rsidRPr="00000000" w14:paraId="00000063">
      <w:pPr>
        <w:rPr>
          <w:rFonts w:ascii="Arial" w:cs="Arial" w:eastAsia="Arial" w:hAnsi="Arial"/>
          <w:i w:val="1"/>
          <w:iCs w:val="1"/>
          <w:color w:val="ff9900"/>
        </w:rPr>
      </w:pPr>
      <w:r w:rsidDel="00000000" w:rsidR="00000000" w:rsidRPr="00000000">
        <w:rPr>
          <w:rFonts w:ascii="Arial" w:cs="Arial" w:eastAsia="Arial" w:hAnsi="Arial"/>
          <w:i w:val="1"/>
          <w:iCs w:val="1"/>
          <w:color w:val="ff9900"/>
          <w:rtl w:val="0"/>
        </w:rPr>
        <w:t xml:space="preserve">Don’t forget to change the name of your Google docs after copying. </w:t>
      </w:r>
    </w:p>
    <w:tbl>
      <w:tblPr>
        <w:tblStyle w:val="Table13"/>
        <w:tblW w:w="10206.0" w:type="dxa"/>
        <w:jc w:val="left"/>
        <w:tblBorders>
          <w:top w:color="efefef" w:space="0" w:sz="6" w:val="single"/>
          <w:left w:color="efefef" w:space="0" w:sz="6" w:val="single"/>
          <w:bottom w:color="efefef" w:space="0" w:sz="6" w:val="single"/>
          <w:right w:color="efefef" w:space="0" w:sz="6" w:val="single"/>
          <w:insideH w:color="efefef" w:space="0" w:sz="6" w:val="single"/>
          <w:insideV w:color="efefef" w:space="0" w:sz="6" w:val="single"/>
        </w:tblBorders>
        <w:tblLayout w:type="fixed"/>
        <w:tblLook w:val="0600"/>
      </w:tblPr>
      <w:tblGrid>
        <w:gridCol w:w="10206"/>
        <w:tblGridChange w:id="0">
          <w:tblGrid>
            <w:gridCol w:w="10206"/>
          </w:tblGrid>
        </w:tblGridChange>
      </w:tblGrid>
      <w:tr>
        <w:trPr>
          <w:cantSplit w:val="0"/>
          <w:tblHeader w:val="0"/>
        </w:trPr>
        <w:tc>
          <w:tcPr>
            <w:shd w:fill="000000" w:val="clear"/>
          </w:tcPr>
          <w:p w:rsidR="00000000" w:rsidDel="00000000" w:rsidP="00000000" w:rsidRDefault="00000000" w:rsidRPr="00000000" w14:paraId="00000064">
            <w:pPr>
              <w:pStyle w:val="Title"/>
              <w:widowControl w:val="0"/>
              <w:spacing w:after="0" w:line="240" w:lineRule="auto"/>
              <w:jc w:val="center"/>
              <w:rPr>
                <w:rFonts w:ascii="Arial" w:cs="Arial" w:eastAsia="Arial" w:hAnsi="Arial"/>
                <w:color w:val="ff0000"/>
              </w:rPr>
            </w:pPr>
            <w:bookmarkStart w:colFirst="0" w:colLast="0" w:name="_y67k1dsitplm" w:id="13"/>
            <w:bookmarkEnd w:id="13"/>
            <w:r w:rsidDel="00000000" w:rsidR="00000000" w:rsidRPr="00000000">
              <w:rPr>
                <w:rFonts w:ascii="Arial" w:cs="Arial" w:eastAsia="Arial" w:hAnsi="Arial"/>
                <w:color w:val="ffffff"/>
                <w:sz w:val="38"/>
                <w:szCs w:val="38"/>
                <w:rtl w:val="0"/>
              </w:rPr>
              <w:t xml:space="preserve">Hương - Qualities to be successful (University)</w:t>
            </w: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spacing w:after="200" w:lineRule="auto"/>
              <w:rPr>
                <w:rFonts w:ascii="Arial" w:cs="Arial" w:eastAsia="Arial" w:hAnsi="Arial"/>
                <w:i w:val="1"/>
                <w:iCs w:val="1"/>
                <w:sz w:val="24"/>
                <w:szCs w:val="24"/>
              </w:rPr>
            </w:pPr>
            <w:r w:rsidDel="00000000" w:rsidR="00000000" w:rsidRPr="00000000">
              <w:rPr>
                <w:rFonts w:ascii="Arial" w:cs="Arial" w:eastAsia="Arial" w:hAnsi="Arial"/>
                <w:b w:val="1"/>
                <w:bCs w:val="1"/>
                <w:sz w:val="28"/>
                <w:szCs w:val="28"/>
                <w:rtl w:val="0"/>
              </w:rPr>
              <w:t xml:space="preserve">Topic: </w:t>
            </w:r>
            <w:r w:rsidDel="00000000" w:rsidR="00000000" w:rsidRPr="00000000">
              <w:rPr>
                <w:rFonts w:ascii="Arial" w:cs="Arial" w:eastAsia="Arial" w:hAnsi="Arial"/>
                <w:b w:val="1"/>
                <w:bCs w:val="1"/>
                <w:sz w:val="24"/>
                <w:szCs w:val="24"/>
                <w:rtl w:val="0"/>
              </w:rPr>
              <w:t xml:space="preserve">Some people think the qualities a person needs to become successful in today’s world cannot be learned at a university or similar academic institutions. To what extent do you agree or disagree? </w:t>
            </w:r>
            <w:r w:rsidDel="00000000" w:rsidR="00000000" w:rsidRPr="00000000">
              <w:rPr>
                <w:rFonts w:ascii="Arial" w:cs="Arial" w:eastAsia="Arial" w:hAnsi="Arial"/>
                <w:i w:val="1"/>
                <w:iCs w:val="1"/>
                <w:sz w:val="24"/>
                <w:szCs w:val="24"/>
                <w:rtl w:val="0"/>
              </w:rPr>
              <w:t xml:space="preserve">(Đọc kỹ đề, rất dễ bị hiểu sai đề)</w:t>
            </w:r>
          </w:p>
          <w:p w:rsidR="00000000" w:rsidDel="00000000" w:rsidP="00000000" w:rsidRDefault="00000000" w:rsidRPr="00000000" w14:paraId="00000066">
            <w:pPr>
              <w:widowControl w:val="0"/>
              <w:spacing w:after="200" w:lineRule="auto"/>
              <w:rPr>
                <w:rFonts w:ascii="Arial" w:cs="Arial" w:eastAsia="Arial" w:hAnsi="Arial"/>
                <w:b w:val="1"/>
                <w:bCs w:val="1"/>
                <w:sz w:val="24"/>
                <w:szCs w:val="24"/>
              </w:rPr>
            </w:pPr>
            <w:hyperlink r:id="rId13">
              <w:r w:rsidDel="00000000" w:rsidR="00000000" w:rsidRPr="00000000">
                <w:rPr>
                  <w:rFonts w:ascii="Arial" w:cs="Arial" w:eastAsia="Arial" w:hAnsi="Arial"/>
                  <w:b w:val="1"/>
                  <w:bCs w:val="1"/>
                  <w:color w:val="1155cc"/>
                  <w:sz w:val="24"/>
                  <w:szCs w:val="24"/>
                  <w:u w:val="single"/>
                  <w:rtl w:val="0"/>
                </w:rPr>
                <w:t xml:space="preserve">Notion </w:t>
              </w:r>
            </w:hyperlink>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 essay: </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tbl>
            <w:tblPr>
              <w:tblStyle w:val="Table14"/>
              <w:tblW w:w="10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6"/>
              <w:tblGridChange w:id="0">
                <w:tblGrid>
                  <w:gridCol w:w="10006"/>
                </w:tblGrid>
              </w:tblGridChange>
            </w:tblGrid>
            <w:tr>
              <w:trPr>
                <w:cantSplit w:val="0"/>
                <w:tblHeader w:val="0"/>
              </w:trPr>
              <w:tc>
                <w:tcPr>
                  <w:tcBorders>
                    <w:top w:color="38761d" w:space="0" w:sz="18" w:val="single"/>
                    <w:left w:color="38761d" w:space="0" w:sz="18" w:val="single"/>
                    <w:bottom w:color="38761d" w:space="0" w:sz="18" w:val="single"/>
                    <w:right w:color="38761d" w:space="0" w:sz="18" w:val="single"/>
                  </w:tcBorders>
                </w:tcPr>
                <w:p w:rsidR="00000000" w:rsidDel="00000000" w:rsidP="00000000" w:rsidRDefault="00000000" w:rsidRPr="00000000" w14:paraId="00000069">
                  <w:pPr>
                    <w:widowControl w:val="0"/>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often argued that the qualities required for success in modern society cannot be acquired through higher education or similar academic institutions. </w:t>
                  </w:r>
                  <w:commentRangeStart w:id="41"/>
                  <w:r w:rsidDel="00000000" w:rsidR="00000000" w:rsidRPr="00000000">
                    <w:rPr>
                      <w:rFonts w:ascii="Arial" w:cs="Arial" w:eastAsia="Arial" w:hAnsi="Arial"/>
                      <w:sz w:val="24"/>
                      <w:szCs w:val="24"/>
                      <w:rtl w:val="0"/>
                    </w:rPr>
                    <w:t xml:space="preserve">While I accept that some skills are not fully developed in universities, I largely disagree with this view as formal education still plays a crucial role in equipping individuals with essential knowledge and abilities.</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6A">
                  <w:pPr>
                    <w:widowControl w:val="0"/>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Admittedly, there are reasons why some people</w:t>
                  </w:r>
                  <w:ins w:author="Gioi Nguyen" w:id="52" w:date="2026-04-10T01:17:18Z">
                    <w:r w:rsidDel="00000000" w:rsidR="00000000" w:rsidRPr="00000000">
                      <w:rPr>
                        <w:rFonts w:ascii="Arial" w:cs="Arial" w:eastAsia="Arial" w:hAnsi="Arial"/>
                        <w:sz w:val="24"/>
                        <w:szCs w:val="24"/>
                        <w:rtl w:val="0"/>
                      </w:rPr>
                      <w:t xml:space="preserve"> may</w:t>
                    </w:r>
                  </w:ins>
                  <w:r w:rsidDel="00000000" w:rsidR="00000000" w:rsidRPr="00000000">
                    <w:rPr>
                      <w:rFonts w:ascii="Arial" w:cs="Arial" w:eastAsia="Arial" w:hAnsi="Arial"/>
                      <w:sz w:val="24"/>
                      <w:szCs w:val="24"/>
                      <w:rtl w:val="0"/>
                    </w:rPr>
                    <w:t xml:space="preserve"> believe that universities cannot provide </w:t>
                  </w:r>
                  <w:commentRangeStart w:id="42"/>
                  <w:r w:rsidDel="00000000" w:rsidR="00000000" w:rsidRPr="00000000">
                    <w:rPr>
                      <w:rFonts w:ascii="Arial" w:cs="Arial" w:eastAsia="Arial" w:hAnsi="Arial"/>
                      <w:sz w:val="24"/>
                      <w:szCs w:val="24"/>
                      <w:rtl w:val="0"/>
                    </w:rPr>
                    <w:t xml:space="preserve">all </w:t>
                  </w:r>
                  <w:commentRangeEnd w:id="42"/>
                  <w:r w:rsidDel="00000000" w:rsidR="00000000" w:rsidRPr="00000000">
                    <w:commentReference w:id="42"/>
                  </w:r>
                  <w:r w:rsidDel="00000000" w:rsidR="00000000" w:rsidRPr="00000000">
                    <w:rPr>
                      <w:rFonts w:ascii="Arial" w:cs="Arial" w:eastAsia="Arial" w:hAnsi="Arial"/>
                      <w:sz w:val="24"/>
                      <w:szCs w:val="24"/>
                      <w:rtl w:val="0"/>
                    </w:rPr>
                    <w:t xml:space="preserve">the qualities needed for success. One reason is that much of the knowledge gained in tertiary education is theoretical and </w:t>
                  </w:r>
                  <w:ins w:author="Gioi Nguyen" w:id="53" w:date="2026-04-10T01:18:01Z">
                    <w:r w:rsidDel="00000000" w:rsidR="00000000" w:rsidRPr="00000000">
                      <w:rPr>
                        <w:rFonts w:ascii="Arial" w:cs="Arial" w:eastAsia="Arial" w:hAnsi="Arial"/>
                        <w:sz w:val="24"/>
                        <w:szCs w:val="24"/>
                        <w:rtl w:val="0"/>
                      </w:rPr>
                      <w:t xml:space="preserve">often not</w:t>
                    </w:r>
                  </w:ins>
                  <w:del w:author="Gioi Nguyen" w:id="53" w:date="2026-04-10T01:18:01Z">
                    <w:r w:rsidDel="00000000" w:rsidR="00000000" w:rsidRPr="00000000">
                      <w:rPr>
                        <w:rFonts w:ascii="Arial" w:cs="Arial" w:eastAsia="Arial" w:hAnsi="Arial"/>
                        <w:sz w:val="24"/>
                        <w:szCs w:val="24"/>
                        <w:rtl w:val="0"/>
                      </w:rPr>
                      <w:delText xml:space="preserve">may not be</w:delText>
                    </w:r>
                  </w:del>
                  <w:r w:rsidDel="00000000" w:rsidR="00000000" w:rsidRPr="00000000">
                    <w:rPr>
                      <w:rFonts w:ascii="Arial" w:cs="Arial" w:eastAsia="Arial" w:hAnsi="Arial"/>
                      <w:sz w:val="24"/>
                      <w:szCs w:val="24"/>
                      <w:rtl w:val="0"/>
                    </w:rPr>
                    <w:t xml:space="preserve"> directly applicable in real working environments. As a result, graduates often need to continuously update their knowledge and adapt to practical situations. </w:t>
                  </w:r>
                  <w:commentRangeStart w:id="43"/>
                  <w:r w:rsidDel="00000000" w:rsidR="00000000" w:rsidRPr="00000000">
                    <w:rPr>
                      <w:rFonts w:ascii="Arial" w:cs="Arial" w:eastAsia="Arial" w:hAnsi="Arial"/>
                      <w:sz w:val="24"/>
                      <w:szCs w:val="24"/>
                      <w:rtl w:val="0"/>
                    </w:rPr>
                    <w:t xml:space="preserve">For example, some degree holders with excellent academic results still struggle to secure well-paid jobs due to a lack of </w:t>
                  </w:r>
                  <w:ins w:author="Gioi Nguyen" w:id="54" w:date="2026-04-10T01:18:48Z">
                    <w:r w:rsidDel="00000000" w:rsidR="00000000" w:rsidRPr="00000000">
                      <w:rPr>
                        <w:rFonts w:ascii="Arial" w:cs="Arial" w:eastAsia="Arial" w:hAnsi="Arial"/>
                        <w:sz w:val="24"/>
                        <w:szCs w:val="24"/>
                        <w:rtl w:val="0"/>
                      </w:rPr>
                      <w:t xml:space="preserve">working skills and </w:t>
                    </w:r>
                  </w:ins>
                  <w:r w:rsidDel="00000000" w:rsidR="00000000" w:rsidRPr="00000000">
                    <w:rPr>
                      <w:rFonts w:ascii="Arial" w:cs="Arial" w:eastAsia="Arial" w:hAnsi="Arial"/>
                      <w:sz w:val="24"/>
                      <w:szCs w:val="24"/>
                      <w:rtl w:val="0"/>
                    </w:rPr>
                    <w:t xml:space="preserve">hands-on experience.</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06B">
                  <w:pPr>
                    <w:widowControl w:val="0"/>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this does not mean that universities are ineffective. On the contrary, they provide fundamental knowledge that is indispensable, particularly in professions such as medicine or engineering, where specialised expertise is required. </w:t>
                  </w:r>
                  <w:ins w:author="Gioi Nguyen" w:id="55" w:date="2026-04-10T01:19:51Z">
                    <w:commentRangeStart w:id="44"/>
                    <w:r w:rsidDel="00000000" w:rsidR="00000000" w:rsidRPr="00000000">
                      <w:rPr>
                        <w:rFonts w:ascii="Arial" w:cs="Arial" w:eastAsia="Arial" w:hAnsi="Arial"/>
                        <w:sz w:val="24"/>
                        <w:szCs w:val="24"/>
                        <w:rtl w:val="0"/>
                      </w:rPr>
                      <w:t xml:space="preserve">……</w:t>
                    </w:r>
                  </w:ins>
                  <w:ins w:author="Gioi Nguyen" w:id="56" w:date="2026-04-10T01:19:49Z">
                    <w:del w:author="Gioi Nguyen" w:id="55" w:date="2026-04-10T01:19:51Z">
                      <w:commentRangeEnd w:id="44"/>
                      <w:r w:rsidDel="00000000" w:rsidR="00000000" w:rsidRPr="00000000">
                        <w:commentReference w:id="44"/>
                      </w:r>
                      <w:r w:rsidDel="00000000" w:rsidR="00000000" w:rsidRPr="00000000">
                        <w:rPr>
                          <w:rFonts w:ascii="Arial" w:cs="Arial" w:eastAsia="Arial" w:hAnsi="Arial"/>
                          <w:sz w:val="24"/>
                          <w:szCs w:val="24"/>
                          <w:rtl w:val="0"/>
                        </w:rPr>
                        <w:delText xml:space="preserve">...</w:delText>
                      </w:r>
                    </w:del>
                  </w:ins>
                  <w:r w:rsidDel="00000000" w:rsidR="00000000" w:rsidRPr="00000000">
                    <w:rPr>
                      <w:rFonts w:ascii="Arial" w:cs="Arial" w:eastAsia="Arial" w:hAnsi="Arial"/>
                      <w:sz w:val="24"/>
                      <w:szCs w:val="24"/>
                      <w:rtl w:val="0"/>
                    </w:rPr>
                    <w:t xml:space="preserve">Furthermore, higher education also helps </w:t>
                  </w:r>
                  <w:ins w:author="Gioi Nguyen" w:id="57" w:date="2026-04-10T01:20:20Z">
                    <w:r w:rsidDel="00000000" w:rsidR="00000000" w:rsidRPr="00000000">
                      <w:rPr>
                        <w:rFonts w:ascii="Arial" w:cs="Arial" w:eastAsia="Arial" w:hAnsi="Arial"/>
                        <w:sz w:val="24"/>
                        <w:szCs w:val="24"/>
                        <w:rtl w:val="0"/>
                      </w:rPr>
                      <w:t xml:space="preserve">learners </w:t>
                    </w:r>
                  </w:ins>
                  <w:r w:rsidDel="00000000" w:rsidR="00000000" w:rsidRPr="00000000">
                    <w:rPr>
                      <w:rFonts w:ascii="Arial" w:cs="Arial" w:eastAsia="Arial" w:hAnsi="Arial"/>
                      <w:sz w:val="24"/>
                      <w:szCs w:val="24"/>
                      <w:rtl w:val="0"/>
                    </w:rPr>
                    <w:t xml:space="preserve">develop a wide range of important skills and </w:t>
                  </w:r>
                  <w:commentRangeStart w:id="45"/>
                  <w:commentRangeStart w:id="46"/>
                  <w:r w:rsidDel="00000000" w:rsidR="00000000" w:rsidRPr="00000000">
                    <w:rPr>
                      <w:rFonts w:ascii="Arial" w:cs="Arial" w:eastAsia="Arial" w:hAnsi="Arial"/>
                      <w:sz w:val="24"/>
                      <w:szCs w:val="24"/>
                      <w:rtl w:val="0"/>
                    </w:rPr>
                    <w:t xml:space="preserve">personal </w:t>
                  </w:r>
                  <w:commentRangeEnd w:id="45"/>
                  <w:r w:rsidDel="00000000" w:rsidR="00000000" w:rsidRPr="00000000">
                    <w:commentReference w:id="45"/>
                  </w:r>
                  <w:commentRangeEnd w:id="46"/>
                  <w:r w:rsidDel="00000000" w:rsidR="00000000" w:rsidRPr="00000000">
                    <w:commentReference w:id="46"/>
                  </w:r>
                  <w:r w:rsidDel="00000000" w:rsidR="00000000" w:rsidRPr="00000000">
                    <w:rPr>
                      <w:rFonts w:ascii="Arial" w:cs="Arial" w:eastAsia="Arial" w:hAnsi="Arial"/>
                      <w:sz w:val="24"/>
                      <w:szCs w:val="24"/>
                      <w:rtl w:val="0"/>
                    </w:rPr>
                    <w:t xml:space="preserve">qualities.</w:t>
                  </w:r>
                  <w:commentRangeStart w:id="47"/>
                  <w:r w:rsidDel="00000000" w:rsidR="00000000" w:rsidRPr="00000000">
                    <w:rPr>
                      <w:rFonts w:ascii="Arial" w:cs="Arial" w:eastAsia="Arial" w:hAnsi="Arial"/>
                      <w:sz w:val="24"/>
                      <w:szCs w:val="24"/>
                      <w:rtl w:val="0"/>
                    </w:rPr>
                    <w:t xml:space="preserve"> Firstly, </w:t>
                  </w:r>
                  <w:commentRangeEnd w:id="47"/>
                  <w:r w:rsidDel="00000000" w:rsidR="00000000" w:rsidRPr="00000000">
                    <w:commentReference w:id="47"/>
                  </w:r>
                  <w:r w:rsidDel="00000000" w:rsidR="00000000" w:rsidRPr="00000000">
                    <w:rPr>
                      <w:rFonts w:ascii="Arial" w:cs="Arial" w:eastAsia="Arial" w:hAnsi="Arial"/>
                      <w:sz w:val="24"/>
                      <w:szCs w:val="24"/>
                      <w:rtl w:val="0"/>
                    </w:rPr>
                    <w:t xml:space="preserve">learning is facilitated by access to modern facilities such as laboratories, as well as guidance from experienced lecturers and structured lessons, enabling </w:t>
                  </w:r>
                  <w:commentRangeStart w:id="48"/>
                  <w:r w:rsidDel="00000000" w:rsidR="00000000" w:rsidRPr="00000000">
                    <w:rPr>
                      <w:rFonts w:ascii="Arial" w:cs="Arial" w:eastAsia="Arial" w:hAnsi="Arial"/>
                      <w:sz w:val="24"/>
                      <w:szCs w:val="24"/>
                      <w:rtl w:val="0"/>
                    </w:rPr>
                    <w:t xml:space="preserve">students to acquire knowledge more efficiently</w:t>
                  </w:r>
                  <w:commentRangeEnd w:id="48"/>
                  <w:r w:rsidDel="00000000" w:rsidR="00000000" w:rsidRPr="00000000">
                    <w:commentReference w:id="48"/>
                  </w:r>
                  <w:r w:rsidDel="00000000" w:rsidR="00000000" w:rsidRPr="00000000">
                    <w:rPr>
                      <w:rFonts w:ascii="Arial" w:cs="Arial" w:eastAsia="Arial" w:hAnsi="Arial"/>
                      <w:sz w:val="24"/>
                      <w:szCs w:val="24"/>
                      <w:rtl w:val="0"/>
                    </w:rPr>
                    <w:t xml:space="preserve">. In addition, universities offer opportunities to develop soft skills such as teamwork, communication, and leadership through group projects and presentations. These skills are essential in the workplace and contribute significantly to long-term success.</w:t>
                  </w:r>
                  <w:ins w:author="Gioi Nguyen" w:id="58" w:date="2026-04-10T01:22:49Z">
                    <w:r w:rsidDel="00000000" w:rsidR="00000000" w:rsidRPr="00000000">
                      <w:rPr>
                        <w:rFonts w:ascii="Arial" w:cs="Arial" w:eastAsia="Arial" w:hAnsi="Arial"/>
                        <w:sz w:val="24"/>
                        <w:szCs w:val="24"/>
                        <w:rtl w:val="0"/>
                      </w:rPr>
                      <w:t xml:space="preserve"> - the coherence of this paragraph is poor =&gt; follow the standard-5-sentence paragraph next time,</w:t>
                    </w:r>
                  </w:ins>
                  <w:r w:rsidDel="00000000" w:rsidR="00000000" w:rsidRPr="00000000">
                    <w:rPr>
                      <w:rtl w:val="0"/>
                    </w:rPr>
                  </w:r>
                </w:p>
                <w:p w:rsidR="00000000" w:rsidDel="00000000" w:rsidP="00000000" w:rsidRDefault="00000000" w:rsidRPr="00000000" w14:paraId="0000006C">
                  <w:pPr>
                    <w:widowControl w:val="0"/>
                    <w:spacing w:after="240" w:before="240" w:lineRule="auto"/>
                    <w:jc w:val="both"/>
                    <w:rPr>
                      <w:ins w:author="Gioi Nguyen" w:id="60" w:date="2026-04-10T01:23:52Z"/>
                      <w:rFonts w:ascii="Arial" w:cs="Arial" w:eastAsia="Arial" w:hAnsi="Arial"/>
                      <w:sz w:val="24"/>
                      <w:szCs w:val="24"/>
                    </w:rPr>
                  </w:pPr>
                  <w:r w:rsidDel="00000000" w:rsidR="00000000" w:rsidRPr="00000000">
                    <w:rPr>
                      <w:rFonts w:ascii="Arial" w:cs="Arial" w:eastAsia="Arial" w:hAnsi="Arial"/>
                      <w:sz w:val="24"/>
                      <w:szCs w:val="24"/>
                      <w:rtl w:val="0"/>
                    </w:rPr>
                    <w:t xml:space="preserve">In conclusion, although certain practical skills may not be fully developed in universities, I believe that higher education remains a vital pathway for </w:t>
                  </w:r>
                  <w:ins w:author="Gioi Nguyen" w:id="59" w:date="2026-04-10T01:23:44Z">
                    <w:r w:rsidDel="00000000" w:rsidR="00000000" w:rsidRPr="00000000">
                      <w:rPr>
                        <w:rFonts w:ascii="Arial" w:cs="Arial" w:eastAsia="Arial" w:hAnsi="Arial"/>
                        <w:sz w:val="24"/>
                        <w:szCs w:val="24"/>
                        <w:rtl w:val="0"/>
                      </w:rPr>
                      <w:t xml:space="preserve">one to acquire </w:t>
                    </w:r>
                  </w:ins>
                  <w:del w:author="Gioi Nguyen" w:id="59" w:date="2026-04-10T01:23:44Z">
                    <w:r w:rsidDel="00000000" w:rsidR="00000000" w:rsidRPr="00000000">
                      <w:rPr>
                        <w:rFonts w:ascii="Arial" w:cs="Arial" w:eastAsia="Arial" w:hAnsi="Arial"/>
                        <w:sz w:val="24"/>
                        <w:szCs w:val="24"/>
                        <w:rtl w:val="0"/>
                      </w:rPr>
                      <w:delText xml:space="preserve">acquiring </w:delText>
                    </w:r>
                  </w:del>
                  <w:r w:rsidDel="00000000" w:rsidR="00000000" w:rsidRPr="00000000">
                    <w:rPr>
                      <w:rFonts w:ascii="Arial" w:cs="Arial" w:eastAsia="Arial" w:hAnsi="Arial"/>
                      <w:sz w:val="24"/>
                      <w:szCs w:val="24"/>
                      <w:rtl w:val="0"/>
                    </w:rPr>
                    <w:t xml:space="preserve">the knowledge, skills, and qualities necessary to succeed in today’s world.</w:t>
                  </w:r>
                  <w:ins w:author="Gioi Nguyen" w:id="60" w:date="2026-04-10T01:23:52Z">
                    <w:r w:rsidDel="00000000" w:rsidR="00000000" w:rsidRPr="00000000">
                      <w:rPr>
                        <w:rtl w:val="0"/>
                      </w:rPr>
                    </w:r>
                  </w:ins>
                </w:p>
                <w:p w:rsidR="00000000" w:rsidDel="00000000" w:rsidP="00000000" w:rsidRDefault="00000000" w:rsidRPr="00000000" w14:paraId="0000006D">
                  <w:pPr>
                    <w:widowControl w:val="0"/>
                    <w:spacing w:after="240" w:before="240" w:lineRule="auto"/>
                    <w:jc w:val="both"/>
                    <w:rPr>
                      <w:rFonts w:ascii="Arial" w:cs="Arial" w:eastAsia="Arial" w:hAnsi="Arial"/>
                      <w:sz w:val="24"/>
                      <w:szCs w:val="24"/>
                    </w:rPr>
                  </w:pPr>
                  <w:ins w:author="Gioi Nguyen" w:id="60" w:date="2026-04-10T01:23:52Z">
                    <w:r w:rsidDel="00000000" w:rsidR="00000000" w:rsidRPr="00000000">
                      <w:rPr>
                        <w:rFonts w:ascii="Arial" w:cs="Arial" w:eastAsia="Arial" w:hAnsi="Arial"/>
                        <w:sz w:val="24"/>
                        <w:szCs w:val="24"/>
                        <w:rtl w:val="0"/>
                      </w:rPr>
                      <w:t xml:space="preserve">6567</w:t>
                    </w:r>
                  </w:ins>
                  <w:r w:rsidDel="00000000" w:rsidR="00000000" w:rsidRPr="00000000">
                    <w:rPr>
                      <w:rtl w:val="0"/>
                    </w:rPr>
                  </w:r>
                </w:p>
              </w:tc>
            </w:tr>
          </w:tbl>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06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aripxsdcwl4e" w:id="14"/>
      <w:bookmarkEnd w:id="14"/>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Hồng</w:t>
      </w:r>
      <w:r w:rsidDel="00000000" w:rsidR="00000000" w:rsidRPr="00000000">
        <w:rPr>
          <w:rtl w:val="0"/>
        </w:rPr>
      </w:r>
    </w:p>
    <w:p w:rsidR="00000000" w:rsidDel="00000000" w:rsidP="00000000" w:rsidRDefault="00000000" w:rsidRPr="00000000" w14:paraId="00000073">
      <w:pPr>
        <w:rPr>
          <w:rFonts w:ascii="Arial" w:cs="Arial" w:eastAsia="Arial" w:hAnsi="Arial"/>
          <w:i w:val="1"/>
          <w:iCs w:val="1"/>
          <w:color w:val="ff9900"/>
        </w:rPr>
      </w:pPr>
      <w:r w:rsidDel="00000000" w:rsidR="00000000" w:rsidRPr="00000000">
        <w:rPr>
          <w:rFonts w:ascii="Arial" w:cs="Arial" w:eastAsia="Arial" w:hAnsi="Arial"/>
          <w:i w:val="1"/>
          <w:iCs w:val="1"/>
          <w:color w:val="ff9900"/>
          <w:rtl w:val="0"/>
        </w:rPr>
        <w:t xml:space="preserve">Don’t forget to change the name of your Google docs after copying. </w:t>
      </w:r>
    </w:p>
    <w:tbl>
      <w:tblPr>
        <w:tblStyle w:val="Table15"/>
        <w:tblW w:w="10206.0" w:type="dxa"/>
        <w:jc w:val="left"/>
        <w:tblBorders>
          <w:top w:color="efefef" w:space="0" w:sz="6" w:val="single"/>
          <w:left w:color="efefef" w:space="0" w:sz="6" w:val="single"/>
          <w:bottom w:color="efefef" w:space="0" w:sz="6" w:val="single"/>
          <w:right w:color="efefef" w:space="0" w:sz="6" w:val="single"/>
          <w:insideH w:color="efefef" w:space="0" w:sz="6" w:val="single"/>
          <w:insideV w:color="efefef" w:space="0" w:sz="6" w:val="single"/>
        </w:tblBorders>
        <w:tblLayout w:type="fixed"/>
        <w:tblLook w:val="0600"/>
      </w:tblPr>
      <w:tblGrid>
        <w:gridCol w:w="10206"/>
        <w:tblGridChange w:id="0">
          <w:tblGrid>
            <w:gridCol w:w="10206"/>
          </w:tblGrid>
        </w:tblGridChange>
      </w:tblGrid>
      <w:tr>
        <w:trPr>
          <w:cantSplit w:val="0"/>
          <w:tblHeader w:val="0"/>
        </w:trPr>
        <w:tc>
          <w:tcPr>
            <w:shd w:fill="000000" w:val="clear"/>
          </w:tcPr>
          <w:p w:rsidR="00000000" w:rsidDel="00000000" w:rsidP="00000000" w:rsidRDefault="00000000" w:rsidRPr="00000000" w14:paraId="00000074">
            <w:pPr>
              <w:pStyle w:val="Title"/>
              <w:widowControl w:val="0"/>
              <w:spacing w:after="0" w:line="240" w:lineRule="auto"/>
              <w:jc w:val="center"/>
              <w:rPr>
                <w:rFonts w:ascii="Arial" w:cs="Arial" w:eastAsia="Arial" w:hAnsi="Arial"/>
                <w:color w:val="ff0000"/>
              </w:rPr>
            </w:pPr>
            <w:bookmarkStart w:colFirst="0" w:colLast="0" w:name="_7se235ntlrxf" w:id="15"/>
            <w:bookmarkEnd w:id="15"/>
            <w:r w:rsidDel="00000000" w:rsidR="00000000" w:rsidRPr="00000000">
              <w:rPr>
                <w:rFonts w:ascii="Arial" w:cs="Arial" w:eastAsia="Arial" w:hAnsi="Arial"/>
                <w:color w:val="ffffff"/>
                <w:sz w:val="38"/>
                <w:szCs w:val="38"/>
                <w:rtl w:val="0"/>
              </w:rPr>
              <w:t xml:space="preserve">Hồng - Qualities to be successful (University)</w:t>
            </w:r>
            <w:r w:rsidDel="00000000" w:rsidR="00000000" w:rsidRPr="00000000">
              <w:rPr>
                <w:rtl w:val="0"/>
              </w:rPr>
            </w:r>
          </w:p>
        </w:tc>
      </w:tr>
      <w:tr>
        <w:trPr>
          <w:cantSplit w:val="0"/>
          <w:tblHeader w:val="0"/>
        </w:trPr>
        <w:tc>
          <w:tcPr/>
          <w:p w:rsidR="00000000" w:rsidDel="00000000" w:rsidP="00000000" w:rsidRDefault="00000000" w:rsidRPr="00000000" w14:paraId="00000075">
            <w:pPr>
              <w:widowControl w:val="0"/>
              <w:spacing w:after="200" w:lineRule="auto"/>
              <w:rPr>
                <w:rFonts w:ascii="Arial" w:cs="Arial" w:eastAsia="Arial" w:hAnsi="Arial"/>
                <w:i w:val="1"/>
                <w:iCs w:val="1"/>
                <w:sz w:val="24"/>
                <w:szCs w:val="24"/>
              </w:rPr>
            </w:pPr>
            <w:r w:rsidDel="00000000" w:rsidR="00000000" w:rsidRPr="00000000">
              <w:rPr>
                <w:rFonts w:ascii="Arial" w:cs="Arial" w:eastAsia="Arial" w:hAnsi="Arial"/>
                <w:b w:val="1"/>
                <w:bCs w:val="1"/>
                <w:sz w:val="28"/>
                <w:szCs w:val="28"/>
                <w:rtl w:val="0"/>
              </w:rPr>
              <w:t xml:space="preserve">Topic: </w:t>
            </w:r>
            <w:r w:rsidDel="00000000" w:rsidR="00000000" w:rsidRPr="00000000">
              <w:rPr>
                <w:rFonts w:ascii="Arial" w:cs="Arial" w:eastAsia="Arial" w:hAnsi="Arial"/>
                <w:b w:val="1"/>
                <w:bCs w:val="1"/>
                <w:sz w:val="24"/>
                <w:szCs w:val="24"/>
                <w:rtl w:val="0"/>
              </w:rPr>
              <w:t xml:space="preserve">Some people think the qualities a person needs to become successful in today’s world cannot be learned at a university or similar academic institutions. To what extent do you agree or disagree? </w:t>
            </w:r>
            <w:r w:rsidDel="00000000" w:rsidR="00000000" w:rsidRPr="00000000">
              <w:rPr>
                <w:rFonts w:ascii="Arial" w:cs="Arial" w:eastAsia="Arial" w:hAnsi="Arial"/>
                <w:i w:val="1"/>
                <w:iCs w:val="1"/>
                <w:sz w:val="24"/>
                <w:szCs w:val="24"/>
                <w:rtl w:val="0"/>
              </w:rPr>
              <w:t xml:space="preserve">(Đọc kỹ đề, rất dễ bị hiểu sai đề)</w:t>
            </w:r>
          </w:p>
          <w:p w:rsidR="00000000" w:rsidDel="00000000" w:rsidP="00000000" w:rsidRDefault="00000000" w:rsidRPr="00000000" w14:paraId="00000076">
            <w:pPr>
              <w:widowControl w:val="0"/>
              <w:spacing w:after="200" w:lineRule="auto"/>
              <w:rPr>
                <w:rFonts w:ascii="Arial" w:cs="Arial" w:eastAsia="Arial" w:hAnsi="Arial"/>
                <w:b w:val="1"/>
                <w:bCs w:val="1"/>
                <w:sz w:val="24"/>
                <w:szCs w:val="24"/>
              </w:rPr>
            </w:pPr>
            <w:hyperlink r:id="rId14">
              <w:r w:rsidDel="00000000" w:rsidR="00000000" w:rsidRPr="00000000">
                <w:rPr>
                  <w:rFonts w:ascii="Arial" w:cs="Arial" w:eastAsia="Arial" w:hAnsi="Arial"/>
                  <w:b w:val="1"/>
                  <w:bCs w:val="1"/>
                  <w:color w:val="1155cc"/>
                  <w:sz w:val="24"/>
                  <w:szCs w:val="24"/>
                  <w:u w:val="single"/>
                  <w:rtl w:val="0"/>
                </w:rPr>
                <w:t xml:space="preserve">Notion </w:t>
              </w:r>
            </w:hyperlink>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 essay: </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4"/>
                <w:szCs w:val="24"/>
              </w:rPr>
            </w:pPr>
            <w:r w:rsidDel="00000000" w:rsidR="00000000" w:rsidRPr="00000000">
              <w:rPr>
                <w:rtl w:val="0"/>
              </w:rPr>
            </w:r>
          </w:p>
          <w:tbl>
            <w:tblPr>
              <w:tblStyle w:val="Table16"/>
              <w:tblW w:w="10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6"/>
              <w:tblGridChange w:id="0">
                <w:tblGrid>
                  <w:gridCol w:w="10006"/>
                </w:tblGrid>
              </w:tblGridChange>
            </w:tblGrid>
            <w:tr>
              <w:trPr>
                <w:cantSplit w:val="0"/>
                <w:tblHeader w:val="0"/>
              </w:trPr>
              <w:tc>
                <w:tcPr>
                  <w:tcBorders>
                    <w:top w:color="38761d" w:space="0" w:sz="18" w:val="single"/>
                    <w:left w:color="38761d" w:space="0" w:sz="18" w:val="single"/>
                    <w:bottom w:color="38761d" w:space="0" w:sz="18" w:val="single"/>
                    <w:right w:color="38761d" w:space="0" w:sz="18" w:val="single"/>
                  </w:tcBorders>
                </w:tcPr>
                <w:p w:rsidR="00000000" w:rsidDel="00000000" w:rsidP="00000000" w:rsidRDefault="00000000" w:rsidRPr="00000000" w14:paraId="00000079">
                  <w:pPr>
                    <w:widowControl w:val="0"/>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Some people argue that the qualities required for success in today’s world cannot be acquired through university education. While it is true that certain practical skills are difficult to learn in academic settings, I believe that higher education still plays a crucial role in developing many essential qualities.</w:t>
                  </w:r>
                </w:p>
                <w:p w:rsidR="00000000" w:rsidDel="00000000" w:rsidP="00000000" w:rsidRDefault="00000000" w:rsidRPr="00000000" w14:paraId="0000007A">
                  <w:pPr>
                    <w:widowControl w:val="0"/>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 the one hand, there are reasons why some people </w:t>
                  </w:r>
                  <w:ins w:author="Gioi Nguyen" w:id="61" w:date="2026-04-10T01:24:35Z">
                    <w:r w:rsidDel="00000000" w:rsidR="00000000" w:rsidRPr="00000000">
                      <w:rPr>
                        <w:rFonts w:ascii="Arial" w:cs="Arial" w:eastAsia="Arial" w:hAnsi="Arial"/>
                        <w:sz w:val="24"/>
                        <w:szCs w:val="24"/>
                        <w:rtl w:val="0"/>
                      </w:rPr>
                      <w:t xml:space="preserve">may </w:t>
                    </w:r>
                  </w:ins>
                  <w:r w:rsidDel="00000000" w:rsidR="00000000" w:rsidRPr="00000000">
                    <w:rPr>
                      <w:rFonts w:ascii="Arial" w:cs="Arial" w:eastAsia="Arial" w:hAnsi="Arial"/>
                      <w:sz w:val="24"/>
                      <w:szCs w:val="24"/>
                      <w:rtl w:val="0"/>
                    </w:rPr>
                    <w:t xml:space="preserve">believe that universities cannot fully equip </w:t>
                  </w:r>
                  <w:ins w:author="Gioi Nguyen" w:id="62" w:date="2026-04-10T01:24:42Z">
                    <w:r w:rsidDel="00000000" w:rsidR="00000000" w:rsidRPr="00000000">
                      <w:rPr>
                        <w:rFonts w:ascii="Arial" w:cs="Arial" w:eastAsia="Arial" w:hAnsi="Arial"/>
                        <w:sz w:val="24"/>
                        <w:szCs w:val="24"/>
                        <w:rtl w:val="0"/>
                      </w:rPr>
                      <w:t xml:space="preserve">their learners</w:t>
                    </w:r>
                  </w:ins>
                  <w:del w:author="Gioi Nguyen" w:id="62" w:date="2026-04-10T01:24:42Z">
                    <w:r w:rsidDel="00000000" w:rsidR="00000000" w:rsidRPr="00000000">
                      <w:rPr>
                        <w:rFonts w:ascii="Arial" w:cs="Arial" w:eastAsia="Arial" w:hAnsi="Arial"/>
                        <w:sz w:val="24"/>
                        <w:szCs w:val="24"/>
                        <w:rtl w:val="0"/>
                      </w:rPr>
                      <w:delText xml:space="preserve">individuals</w:delText>
                    </w:r>
                  </w:del>
                  <w:r w:rsidDel="00000000" w:rsidR="00000000" w:rsidRPr="00000000">
                    <w:rPr>
                      <w:rFonts w:ascii="Arial" w:cs="Arial" w:eastAsia="Arial" w:hAnsi="Arial"/>
                      <w:sz w:val="24"/>
                      <w:szCs w:val="24"/>
                      <w:rtl w:val="0"/>
                    </w:rPr>
                    <w:t xml:space="preserve"> with the qualities needed for success. First, </w:t>
                  </w:r>
                  <w:commentRangeStart w:id="49"/>
                  <w:r w:rsidDel="00000000" w:rsidR="00000000" w:rsidRPr="00000000">
                    <w:rPr>
                      <w:rFonts w:ascii="Arial" w:cs="Arial" w:eastAsia="Arial" w:hAnsi="Arial"/>
                      <w:sz w:val="24"/>
                      <w:szCs w:val="24"/>
                      <w:rtl w:val="0"/>
                    </w:rPr>
                    <w:t xml:space="preserve">much of the knowledge taught at university </w:t>
                  </w:r>
                  <w:commentRangeEnd w:id="49"/>
                  <w:r w:rsidDel="00000000" w:rsidR="00000000" w:rsidRPr="00000000">
                    <w:commentReference w:id="49"/>
                  </w:r>
                  <w:r w:rsidDel="00000000" w:rsidR="00000000" w:rsidRPr="00000000">
                    <w:rPr>
                      <w:rFonts w:ascii="Arial" w:cs="Arial" w:eastAsia="Arial" w:hAnsi="Arial"/>
                      <w:sz w:val="24"/>
                      <w:szCs w:val="24"/>
                      <w:rtl w:val="0"/>
                    </w:rPr>
                    <w:t xml:space="preserve">is theoretical and may not be directly applicable to real-life work situations. This is because workplaces often require practical experience and up-to-date skills that cannot always be taught in classrooms. Second, many graduates lack essential practical abilities despite achieving good academic results. For example, some students with excellent degrees still struggle to </w:t>
                  </w:r>
                  <w:ins w:author="Gioi Nguyen" w:id="63" w:date="2026-04-10T01:25:35Z">
                    <w:r w:rsidDel="00000000" w:rsidR="00000000" w:rsidRPr="00000000">
                      <w:rPr>
                        <w:rFonts w:ascii="Arial" w:cs="Arial" w:eastAsia="Arial" w:hAnsi="Arial"/>
                        <w:sz w:val="24"/>
                        <w:szCs w:val="24"/>
                        <w:rtl w:val="0"/>
                      </w:rPr>
                      <w:t xml:space="preserve">land </w:t>
                    </w:r>
                  </w:ins>
                  <w:del w:author="Gioi Nguyen" w:id="63" w:date="2026-04-10T01:25:35Z">
                    <w:r w:rsidDel="00000000" w:rsidR="00000000" w:rsidRPr="00000000">
                      <w:rPr>
                        <w:rFonts w:ascii="Arial" w:cs="Arial" w:eastAsia="Arial" w:hAnsi="Arial"/>
                        <w:sz w:val="24"/>
                        <w:szCs w:val="24"/>
                        <w:rtl w:val="0"/>
                      </w:rPr>
                      <w:delText xml:space="preserve">find </w:delText>
                    </w:r>
                  </w:del>
                  <w:r w:rsidDel="00000000" w:rsidR="00000000" w:rsidRPr="00000000">
                    <w:rPr>
                      <w:rFonts w:ascii="Arial" w:cs="Arial" w:eastAsia="Arial" w:hAnsi="Arial"/>
                      <w:sz w:val="24"/>
                      <w:szCs w:val="24"/>
                      <w:rtl w:val="0"/>
                    </w:rPr>
                    <w:t xml:space="preserve">a decent job due to their lack of </w:t>
                  </w:r>
                  <w:ins w:author="Gioi Nguyen" w:id="64" w:date="2026-04-10T01:25:41Z">
                    <w:r w:rsidDel="00000000" w:rsidR="00000000" w:rsidRPr="00000000">
                      <w:rPr>
                        <w:rFonts w:ascii="Arial" w:cs="Arial" w:eastAsia="Arial" w:hAnsi="Arial"/>
                        <w:sz w:val="24"/>
                        <w:szCs w:val="24"/>
                        <w:rtl w:val="0"/>
                      </w:rPr>
                      <w:t xml:space="preserve">working skills and </w:t>
                    </w:r>
                  </w:ins>
                  <w:r w:rsidDel="00000000" w:rsidR="00000000" w:rsidRPr="00000000">
                    <w:rPr>
                      <w:rFonts w:ascii="Arial" w:cs="Arial" w:eastAsia="Arial" w:hAnsi="Arial"/>
                      <w:sz w:val="24"/>
                      <w:szCs w:val="24"/>
                      <w:rtl w:val="0"/>
                    </w:rPr>
                    <w:t xml:space="preserve">hands-on experience. </w:t>
                  </w:r>
                  <w:commentRangeStart w:id="50"/>
                  <w:r w:rsidDel="00000000" w:rsidR="00000000" w:rsidRPr="00000000">
                    <w:rPr>
                      <w:rFonts w:ascii="Arial" w:cs="Arial" w:eastAsia="Arial" w:hAnsi="Arial"/>
                      <w:sz w:val="24"/>
                      <w:szCs w:val="24"/>
                      <w:rtl w:val="0"/>
                    </w:rPr>
                    <w:t xml:space="preserve">However, it is important to recognize that universities provide</w:t>
                  </w:r>
                  <w:commentRangeEnd w:id="50"/>
                  <w:r w:rsidDel="00000000" w:rsidR="00000000" w:rsidRPr="00000000">
                    <w:commentReference w:id="50"/>
                  </w:r>
                  <w:r w:rsidDel="00000000" w:rsidR="00000000" w:rsidRPr="00000000">
                    <w:rPr>
                      <w:rFonts w:ascii="Arial" w:cs="Arial" w:eastAsia="Arial" w:hAnsi="Arial"/>
                      <w:sz w:val="24"/>
                      <w:szCs w:val="24"/>
                      <w:rtl w:val="0"/>
                    </w:rPr>
                    <w:t xml:space="preserve"> </w:t>
                  </w:r>
                  <w:commentRangeStart w:id="51"/>
                  <w:r w:rsidDel="00000000" w:rsidR="00000000" w:rsidRPr="00000000">
                    <w:rPr>
                      <w:rFonts w:ascii="Arial" w:cs="Arial" w:eastAsia="Arial" w:hAnsi="Arial"/>
                      <w:sz w:val="24"/>
                      <w:szCs w:val="24"/>
                      <w:rtl w:val="0"/>
                    </w:rPr>
                    <w:t xml:space="preserve">fundamental knowledge, which is essential for many professions such as doctors or engineers.</w:t>
                  </w:r>
                  <w:r w:rsidDel="00000000" w:rsidR="00000000" w:rsidRPr="00000000">
                    <w:rPr>
                      <w:rtl w:val="0"/>
                    </w:rPr>
                  </w:r>
                </w:p>
                <w:p w:rsidR="00000000" w:rsidDel="00000000" w:rsidP="00000000" w:rsidRDefault="00000000" w:rsidRPr="00000000" w14:paraId="0000007B">
                  <w:pPr>
                    <w:widowControl w:val="0"/>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 the other hand, higher education can help students</w:t>
                  </w:r>
                  <w:commentRangeEnd w:id="51"/>
                  <w:r w:rsidDel="00000000" w:rsidR="00000000" w:rsidRPr="00000000">
                    <w:commentReference w:id="51"/>
                  </w:r>
                  <w:r w:rsidDel="00000000" w:rsidR="00000000" w:rsidRPr="00000000">
                    <w:rPr>
                      <w:rFonts w:ascii="Arial" w:cs="Arial" w:eastAsia="Arial" w:hAnsi="Arial"/>
                      <w:sz w:val="24"/>
                      <w:szCs w:val="24"/>
                      <w:rtl w:val="0"/>
                    </w:rPr>
                    <w:t xml:space="preserve"> develop a wide range of important skills and abilities. </w:t>
                  </w:r>
                  <w:r w:rsidDel="00000000" w:rsidR="00000000" w:rsidRPr="00000000">
                    <w:rPr>
                      <w:rFonts w:ascii="Arial" w:cs="Arial" w:eastAsia="Arial" w:hAnsi="Arial"/>
                      <w:sz w:val="24"/>
                      <w:szCs w:val="24"/>
                      <w:rtl w:val="0"/>
                    </w:rPr>
                    <w:t xml:space="preserve">First, universities offer structured lessons, modern facilities such as laboratories, and access to experienced professors, which greatly enhance learning efficiency. For example, students can </w:t>
                  </w:r>
                  <w:ins w:author="Gioi Nguyen" w:id="65" w:date="2026-04-10T01:27:47Z">
                    <w:r w:rsidDel="00000000" w:rsidR="00000000" w:rsidRPr="00000000">
                      <w:rPr>
                        <w:rFonts w:ascii="Arial" w:cs="Arial" w:eastAsia="Arial" w:hAnsi="Arial"/>
                        <w:sz w:val="24"/>
                        <w:szCs w:val="24"/>
                        <w:rtl w:val="0"/>
                      </w:rPr>
                      <w:t xml:space="preserve">have access to </w:t>
                    </w:r>
                  </w:ins>
                  <w:del w:author="Gioi Nguyen" w:id="65" w:date="2026-04-10T01:27:47Z">
                    <w:r w:rsidDel="00000000" w:rsidR="00000000" w:rsidRPr="00000000">
                      <w:rPr>
                        <w:rFonts w:ascii="Arial" w:cs="Arial" w:eastAsia="Arial" w:hAnsi="Arial"/>
                        <w:sz w:val="24"/>
                        <w:szCs w:val="24"/>
                        <w:rtl w:val="0"/>
                      </w:rPr>
                      <w:delText xml:space="preserve">study </w:delText>
                    </w:r>
                  </w:del>
                  <w:r w:rsidDel="00000000" w:rsidR="00000000" w:rsidRPr="00000000">
                    <w:rPr>
                      <w:rFonts w:ascii="Arial" w:cs="Arial" w:eastAsia="Arial" w:hAnsi="Arial"/>
                      <w:sz w:val="24"/>
                      <w:szCs w:val="24"/>
                      <w:rtl w:val="0"/>
                    </w:rPr>
                    <w:t xml:space="preserve">case studies </w:t>
                  </w:r>
                  <w:commentRangeStart w:id="52"/>
                  <w:r w:rsidDel="00000000" w:rsidR="00000000" w:rsidRPr="00000000">
                    <w:rPr>
                      <w:rFonts w:ascii="Arial" w:cs="Arial" w:eastAsia="Arial" w:hAnsi="Arial"/>
                      <w:sz w:val="24"/>
                      <w:szCs w:val="24"/>
                      <w:rtl w:val="0"/>
                    </w:rPr>
                    <w:t xml:space="preserve">and apply </w:t>
                  </w:r>
                  <w:commentRangeEnd w:id="52"/>
                  <w:r w:rsidDel="00000000" w:rsidR="00000000" w:rsidRPr="00000000">
                    <w:commentReference w:id="52"/>
                  </w:r>
                  <w:commentRangeStart w:id="53"/>
                  <w:r w:rsidDel="00000000" w:rsidR="00000000" w:rsidRPr="00000000">
                    <w:rPr>
                      <w:rFonts w:ascii="Arial" w:cs="Arial" w:eastAsia="Arial" w:hAnsi="Arial"/>
                      <w:sz w:val="24"/>
                      <w:szCs w:val="24"/>
                      <w:rtl w:val="0"/>
                    </w:rPr>
                    <w:t xml:space="preserve">theoretical knowledge in controlled environments, allowing them to build expertise effectively.</w:t>
                  </w:r>
                  <w:commentRangeEnd w:id="53"/>
                  <w:r w:rsidDel="00000000" w:rsidR="00000000" w:rsidRPr="00000000">
                    <w:commentReference w:id="53"/>
                  </w:r>
                  <w:r w:rsidDel="00000000" w:rsidR="00000000" w:rsidRPr="00000000">
                    <w:rPr>
                      <w:rFonts w:ascii="Arial" w:cs="Arial" w:eastAsia="Arial" w:hAnsi="Arial"/>
                      <w:sz w:val="24"/>
                      <w:szCs w:val="24"/>
                      <w:rtl w:val="0"/>
                    </w:rPr>
                    <w:t xml:space="preserve"> Second, universities provide opportunities to develop</w:t>
                  </w:r>
                  <w:ins w:author="Gioi Nguyen" w:id="66" w:date="2026-04-10T01:28:39Z">
                    <w:r w:rsidDel="00000000" w:rsidR="00000000" w:rsidRPr="00000000">
                      <w:rPr>
                        <w:rFonts w:ascii="Arial" w:cs="Arial" w:eastAsia="Arial" w:hAnsi="Arial"/>
                        <w:sz w:val="24"/>
                        <w:szCs w:val="24"/>
                        <w:rtl w:val="0"/>
                      </w:rPr>
                      <w:t xml:space="preserve"> vital skills needed for many careers such as</w:t>
                    </w:r>
                  </w:ins>
                  <w:r w:rsidDel="00000000" w:rsidR="00000000" w:rsidRPr="00000000">
                    <w:rPr>
                      <w:rFonts w:ascii="Arial" w:cs="Arial" w:eastAsia="Arial" w:hAnsi="Arial"/>
                      <w:sz w:val="24"/>
                      <w:szCs w:val="24"/>
                      <w:rtl w:val="0"/>
                    </w:rPr>
                    <w:t xml:space="preserve"> communication, teamwork, and leadership skills through group projects and presentations. </w:t>
                  </w:r>
                  <w:commentRangeStart w:id="54"/>
                  <w:r w:rsidDel="00000000" w:rsidR="00000000" w:rsidRPr="00000000">
                    <w:rPr>
                      <w:rFonts w:ascii="Arial" w:cs="Arial" w:eastAsia="Arial" w:hAnsi="Arial"/>
                      <w:sz w:val="24"/>
                      <w:szCs w:val="24"/>
                      <w:rtl w:val="0"/>
                    </w:rPr>
                    <w:t xml:space="preserve">As a result, these experiences help students become more professional and better prepared for the workplace.</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07C">
                  <w:pPr>
                    <w:widowControl w:val="0"/>
                    <w:spacing w:after="240" w:before="240" w:lineRule="auto"/>
                    <w:jc w:val="both"/>
                    <w:rPr>
                      <w:ins w:author="Gioi Nguyen" w:id="69" w:date="2026-04-10T01:30:12Z"/>
                      <w:rFonts w:ascii="Arial" w:cs="Arial" w:eastAsia="Arial" w:hAnsi="Arial"/>
                      <w:sz w:val="24"/>
                      <w:szCs w:val="24"/>
                    </w:rPr>
                  </w:pPr>
                  <w:r w:rsidDel="00000000" w:rsidR="00000000" w:rsidRPr="00000000">
                    <w:rPr>
                      <w:rFonts w:ascii="Arial" w:cs="Arial" w:eastAsia="Arial" w:hAnsi="Arial"/>
                      <w:sz w:val="24"/>
                      <w:szCs w:val="24"/>
                      <w:rtl w:val="0"/>
                    </w:rPr>
                    <w:t xml:space="preserve">In conclusion, although universities may not be able to teach every skill required for success, they still play a vital role in developing essential knowledge and abilities. Therefore, I believe that higher education remains an important foundation for </w:t>
                  </w:r>
                  <w:ins w:author="Gioi Nguyen" w:id="67" w:date="2026-04-10T01:30:05Z">
                    <w:r w:rsidDel="00000000" w:rsidR="00000000" w:rsidRPr="00000000">
                      <w:rPr>
                        <w:rFonts w:ascii="Arial" w:cs="Arial" w:eastAsia="Arial" w:hAnsi="Arial"/>
                        <w:sz w:val="24"/>
                        <w:szCs w:val="24"/>
                        <w:rtl w:val="0"/>
                      </w:rPr>
                      <w:t xml:space="preserve">one to </w:t>
                    </w:r>
                  </w:ins>
                  <w:r w:rsidDel="00000000" w:rsidR="00000000" w:rsidRPr="00000000">
                    <w:rPr>
                      <w:rFonts w:ascii="Arial" w:cs="Arial" w:eastAsia="Arial" w:hAnsi="Arial"/>
                      <w:sz w:val="24"/>
                      <w:szCs w:val="24"/>
                      <w:rtl w:val="0"/>
                    </w:rPr>
                    <w:t xml:space="preserve">achiev</w:t>
                  </w:r>
                  <w:ins w:author="Gioi Nguyen" w:id="68" w:date="2026-04-10T01:30:09Z">
                    <w:r w:rsidDel="00000000" w:rsidR="00000000" w:rsidRPr="00000000">
                      <w:rPr>
                        <w:rFonts w:ascii="Arial" w:cs="Arial" w:eastAsia="Arial" w:hAnsi="Arial"/>
                        <w:sz w:val="24"/>
                        <w:szCs w:val="24"/>
                        <w:rtl w:val="0"/>
                      </w:rPr>
                      <w:t xml:space="preserve">e</w:t>
                    </w:r>
                  </w:ins>
                  <w:del w:author="Gioi Nguyen" w:id="68" w:date="2026-04-10T01:30:09Z">
                    <w:r w:rsidDel="00000000" w:rsidR="00000000" w:rsidRPr="00000000">
                      <w:rPr>
                        <w:rFonts w:ascii="Arial" w:cs="Arial" w:eastAsia="Arial" w:hAnsi="Arial"/>
                        <w:sz w:val="24"/>
                        <w:szCs w:val="24"/>
                        <w:rtl w:val="0"/>
                      </w:rPr>
                      <w:delText xml:space="preserve">ing</w:delText>
                    </w:r>
                  </w:del>
                  <w:r w:rsidDel="00000000" w:rsidR="00000000" w:rsidRPr="00000000">
                    <w:rPr>
                      <w:rFonts w:ascii="Arial" w:cs="Arial" w:eastAsia="Arial" w:hAnsi="Arial"/>
                      <w:sz w:val="24"/>
                      <w:szCs w:val="24"/>
                      <w:rtl w:val="0"/>
                    </w:rPr>
                    <w:t xml:space="preserve"> success in modern society.</w:t>
                  </w:r>
                  <w:ins w:author="Gioi Nguyen" w:id="69" w:date="2026-04-10T01:30:12Z">
                    <w:r w:rsidDel="00000000" w:rsidR="00000000" w:rsidRPr="00000000">
                      <w:rPr>
                        <w:rtl w:val="0"/>
                      </w:rPr>
                    </w:r>
                  </w:ins>
                </w:p>
                <w:p w:rsidR="00000000" w:rsidDel="00000000" w:rsidP="00000000" w:rsidRDefault="00000000" w:rsidRPr="00000000" w14:paraId="0000007D">
                  <w:pPr>
                    <w:widowControl w:val="0"/>
                    <w:spacing w:after="240" w:before="240" w:lineRule="auto"/>
                    <w:jc w:val="both"/>
                    <w:rPr>
                      <w:rFonts w:ascii="Arial" w:cs="Arial" w:eastAsia="Arial" w:hAnsi="Arial"/>
                      <w:sz w:val="24"/>
                      <w:szCs w:val="24"/>
                    </w:rPr>
                  </w:pPr>
                  <w:ins w:author="Gioi Nguyen" w:id="69" w:date="2026-04-10T01:30:12Z">
                    <w:r w:rsidDel="00000000" w:rsidR="00000000" w:rsidRPr="00000000">
                      <w:rPr>
                        <w:rFonts w:ascii="Arial" w:cs="Arial" w:eastAsia="Arial" w:hAnsi="Arial"/>
                        <w:sz w:val="24"/>
                        <w:szCs w:val="24"/>
                        <w:rtl w:val="0"/>
                      </w:rPr>
                      <w:t xml:space="preserve">7567</w:t>
                    </w:r>
                  </w:ins>
                  <w:r w:rsidDel="00000000" w:rsidR="00000000" w:rsidRPr="00000000">
                    <w:rPr>
                      <w:rtl w:val="0"/>
                    </w:rPr>
                  </w:r>
                </w:p>
                <w:p w:rsidR="00000000" w:rsidDel="00000000" w:rsidP="00000000" w:rsidRDefault="00000000" w:rsidRPr="00000000" w14:paraId="0000007E">
                  <w:pPr>
                    <w:widowControl w:val="0"/>
                    <w:spacing w:after="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jc w:val="both"/>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08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type w:val="nextPage"/>
      <w:pgSz w:h="16838" w:w="11906" w:orient="portrait"/>
      <w:pgMar w:bottom="850.3937007874016" w:top="850.3937007874016" w:left="850.3937007874016"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oi Nguyen" w:id="5" w:date="2026-04-09T21:09:39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example is not strong enough for you to come to this conclusion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success outside college didn't mean college couldn't have helped him reach that success.</w:t>
      </w:r>
    </w:p>
  </w:comment>
  <w:comment w:author="Gioi Nguyen" w:id="2" w:date="2026-04-09T21:04:17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repeating the language in the thesis statement</w:t>
      </w:r>
    </w:p>
  </w:comment>
  <w:comment w:author="Gioi Nguyen" w:id="3" w:date="2026-04-09T21:07:51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great environment for students to develop</w:t>
      </w:r>
    </w:p>
  </w:comment>
  <w:comment w:author="Gioi Nguyen" w:id="6" w:date="2026-04-09T21:12:57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 to set the context which helps readers know you are talking about college settings</w:t>
      </w:r>
    </w:p>
  </w:comment>
  <w:comment w:author="Gioi Nguyen" w:id="9" w:date="2026-04-09T21:16:27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answer the question more directly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or no: qualities for success can be learned here?</w:t>
      </w:r>
    </w:p>
  </w:comment>
  <w:comment w:author="Gioi Nguyen" w:id="10" w:date="2026-04-09T21:15:55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actually answer the question at bay</w:t>
      </w:r>
    </w:p>
  </w:comment>
  <w:comment w:author="Gioi Nguyen" w:id="35" w:date="2026-04-10T01:05:08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to provide the context (element A) each time you move to a new idea</w:t>
      </w:r>
    </w:p>
  </w:comment>
  <w:comment w:author="Gioi Nguyen" w:id="15" w:date="2026-04-10T00:32:1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jobs # occupation</w:t>
      </w:r>
    </w:p>
  </w:comment>
  <w:comment w:author="Gioi Nguyen" w:id="41" w:date="2026-04-10T01:15:48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 it looks like Nam's thesis sentence</w:t>
      </w:r>
    </w:p>
  </w:comment>
  <w:comment w:author="Gioi Nguyen" w:id="36" w:date="2026-04-10T01:05:43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repeating the language in the thesis statement</w:t>
      </w:r>
    </w:p>
  </w:comment>
  <w:comment w:author="Gioi Nguyen" w:id="20" w:date="2026-04-10T00:36:14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bad grammar (participle clause)</w:t>
      </w:r>
    </w:p>
  </w:comment>
  <w:comment w:author="Gioi Nguyen" w:id="14" w:date="2026-04-10T00:31:43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 concepts chứ</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mà consider dậy đc</w:t>
      </w:r>
    </w:p>
  </w:comment>
  <w:comment w:author="Gioi Nguyen" w:id="18" w:date="2026-04-10T00:34:13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to stick to the original question: abilities to succeed</w:t>
      </w:r>
    </w:p>
  </w:comment>
  <w:comment w:author="Gioi Nguyen" w:id="39" w:date="2026-04-10T01:09:33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personal???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professional?</w:t>
      </w:r>
    </w:p>
  </w:comment>
  <w:comment w:author="Gioi Nguyen" w:id="37" w:date="2026-04-10T01:07:3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cannot be learned</w:t>
      </w:r>
    </w:p>
  </w:comment>
  <w:comment w:author="Gioi Nguyen" w:id="38" w:date="2026-04-10T01:07:54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w:t>
      </w:r>
    </w:p>
  </w:comment>
  <w:comment w:author="Gioi Nguyen" w:id="16" w:date="2026-04-10T00:33:23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"experience" ?</w:t>
      </w:r>
    </w:p>
  </w:comment>
  <w:comment w:author="Gioi Nguyen" w:id="17" w:date="2026-04-10T00:33:38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inaccurate word choice</w:t>
      </w:r>
    </w:p>
  </w:comment>
  <w:comment w:author="Gioi Nguyen" w:id="23" w:date="2026-04-10T00:38:19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sentence,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However,</w:t>
      </w:r>
    </w:p>
  </w:comment>
  <w:comment w:author="Gioi Nguyen" w:id="42" w:date="2026-04-10T01:17:39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topic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with these words (sensitive ones)</w:t>
      </w:r>
    </w:p>
  </w:comment>
  <w:comment w:author="Gioi Nguyen" w:id="0" w:date="2026-04-10T13:36:16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important</w:t>
      </w:r>
    </w:p>
  </w:comment>
  <w:comment w:author="Gioi Nguyen" w:id="21" w:date="2026-04-10T00:36:55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nonsense due to bad grammar</w:t>
      </w:r>
    </w:p>
  </w:comment>
  <w:comment w:author="Gioi Nguyen" w:id="7" w:date="2026-04-09T21:13:32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you say this?</w:t>
      </w:r>
    </w:p>
  </w:comment>
  <w:comment w:author="Gioi Nguyen" w:id="8" w:date="2026-04-09T21:13:4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is its for?</w:t>
      </w:r>
    </w:p>
  </w:comment>
  <w:comment w:author="Gioi Nguyen" w:id="40" w:date="2026-04-10T01:12:52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word choice</w:t>
      </w:r>
    </w:p>
  </w:comment>
  <w:comment w:author="Gioi Nguyen" w:id="19" w:date="2026-04-10T00:35:43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parallel: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thứ tự liệt kê ko match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structured lessons of professors # facilities</w:t>
      </w:r>
    </w:p>
  </w:comment>
  <w:comment w:author="Gioi Nguyen" w:id="4" w:date="2026-04-10T13:45:34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replace it with: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universities can provide a valuable foundation, success also depends on non-academic qualities that are learned through life experiences and personal growth.:</w:t>
      </w:r>
    </w:p>
  </w:comment>
  <w:comment w:author="Gioi Nguyen" w:id="43" w:date="2026-04-10T01:19:17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example is not relevant to your argument about "need to continuously update their knowledge and adapt to practical situations"</w:t>
      </w:r>
    </w:p>
  </w:comment>
  <w:comment w:author="Gioi Nguyen" w:id="45" w:date="2026-04-10T01:20:35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nhắc giảng</w:t>
      </w:r>
    </w:p>
  </w:comment>
  <w:comment w:author="Gioi Nguyen" w:id="46" w:date="2026-04-10T14:10:06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w:t>
      </w:r>
    </w:p>
  </w:comment>
  <w:comment w:author="Gioi Nguyen" w:id="24" w:date="2026-04-10T00:39:05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outdated is their knowledge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themselves</w:t>
      </w:r>
    </w:p>
  </w:comment>
  <w:comment w:author="Gioi Nguyen" w:id="52" w:date="2026-04-10T01:27:59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parallel</w:t>
      </w:r>
    </w:p>
  </w:comment>
  <w:comment w:author="Gioi Nguyen" w:id="44" w:date="2026-04-10T01:20:06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ned a supporting sentence here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an example</w:t>
      </w:r>
    </w:p>
  </w:comment>
  <w:comment w:author="Gioi Nguyen" w:id="47" w:date="2026-04-10T01:21:02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weird to use "firstly" here</w:t>
      </w:r>
    </w:p>
  </w:comment>
  <w:comment w:author="Gioi Nguyen" w:id="22" w:date="2026-04-10T00:37:54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paraphrasing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 the qualities</w:t>
      </w:r>
    </w:p>
  </w:comment>
  <w:comment w:author="Gioi Nguyen" w:id="49" w:date="2026-04-10T01:25:14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grammar</w:t>
      </w:r>
    </w:p>
  </w:comment>
  <w:comment w:author="Gioi Nguyen" w:id="48" w:date="2026-04-10T01:22:31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repeating the first idea of this paragraph</w:t>
      </w:r>
    </w:p>
  </w:comment>
  <w:comment w:author="Gioi Nguyen" w:id="25" w:date="2026-04-10T00:40:05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logical to use However here</w:t>
      </w:r>
    </w:p>
  </w:comment>
  <w:comment w:author="Gioi Nguyen" w:id="27" w:date="2026-04-10T00:42:58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ôm đồm = lac of focus</w:t>
      </w:r>
    </w:p>
  </w:comment>
  <w:comment w:author="Gioi Nguyen" w:id="53" w:date="2026-04-10T01:28:28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wrong but not well written , the idea is vague</w:t>
      </w:r>
    </w:p>
  </w:comment>
  <w:comment w:author="Gioi Nguyen" w:id="26" w:date="2026-04-10T00:41:27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redundant</w:t>
      </w:r>
    </w:p>
  </w:comment>
  <w:comment w:author="Gioi Nguyen" w:id="54" w:date="2026-04-10T01:29:50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redundant</w:t>
      </w:r>
    </w:p>
  </w:comment>
  <w:comment w:author="Gioi Nguyen" w:id="29" w:date="2026-04-10T00:44:03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inconsistent use of tense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 may</w:t>
      </w:r>
    </w:p>
  </w:comment>
  <w:comment w:author="Gioi Nguyen" w:id="30" w:date="2026-04-10T00:45:27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meet .... job seekers must ... and from higher education, they can.... , giving them....</w:t>
      </w:r>
    </w:p>
  </w:comment>
  <w:comment w:author="Gioi Nguyen" w:id="1" w:date="2026-04-09T20:37:1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who</w:t>
      </w:r>
    </w:p>
  </w:comment>
  <w:comment w:author="Gioi Nguyen" w:id="50" w:date="2026-04-10T01:27:08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this the topic sentence of body 2</w:t>
      </w:r>
    </w:p>
  </w:comment>
  <w:comment w:author="Gioi Nguyen" w:id="28" w:date="2026-04-10T00:44:59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is okay with meaning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not efficient in writing</w:t>
      </w:r>
    </w:p>
  </w:comment>
  <w:comment w:author="Gioi Nguyen" w:id="51" w:date="2026-04-10T01:27:24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 part</w:t>
      </w:r>
    </w:p>
  </w:comment>
  <w:comment w:author="Gioi Nguyen" w:id="31" w:date="2026-04-10T00:48:21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nice paraphrasing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thesis statement which lays out the direction of the following paragraphs</w:t>
      </w:r>
    </w:p>
  </w:comment>
  <w:comment w:author="Gioi Nguyen" w:id="13" w:date="2026-04-10T00:30:09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answer the question about qualities to succeed</w:t>
      </w:r>
    </w:p>
  </w:comment>
  <w:comment w:author="Gioi Nguyen" w:id="32" w:date="2026-04-10T00:51:13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employers know they can't before rejecting them?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inconvincing</w:t>
      </w:r>
    </w:p>
  </w:comment>
  <w:comment w:author="Gioi Nguyen" w:id="33" w:date="2026-04-10T00:51:39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repeating the topic sentence ==&gt; redundant</w:t>
      </w:r>
    </w:p>
  </w:comment>
  <w:comment w:author="Gioi Nguyen" w:id="11" w:date="2026-04-10T00:25:09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different from the question means</w:t>
      </w:r>
    </w:p>
  </w:comment>
  <w:comment w:author="Gioi Nguyen" w:id="12" w:date="2026-04-10T00:25:17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paraphrasing)</w:t>
      </w:r>
    </w:p>
  </w:comment>
  <w:comment w:author="Gioi Nguyen" w:id="34" w:date="2026-04-10T01:04:26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parallel (listed in the correct order)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lecturers -&gt; carefully designed courses.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facilities -&gt; laboratories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6"/>
        <w:szCs w:val="26"/>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senglish.notion.site/Topic-1-7-1-Qualities-to-be-successful-University-103f1fcbbe7543baba5bd8bf4e5acd1d?pvs=4" TargetMode="External"/><Relationship Id="rId10" Type="http://schemas.openxmlformats.org/officeDocument/2006/relationships/hyperlink" Target="https://gsenglish.notion.site/Topic-1-7-1-Qualities-to-be-successful-University-103f1fcbbe7543baba5bd8bf4e5acd1d?pvs=4" TargetMode="External"/><Relationship Id="rId13" Type="http://schemas.openxmlformats.org/officeDocument/2006/relationships/hyperlink" Target="https://gsenglish.notion.site/Topic-1-7-1-Qualities-to-be-successful-University-103f1fcbbe7543baba5bd8bf4e5acd1d?pvs=4" TargetMode="External"/><Relationship Id="rId12" Type="http://schemas.openxmlformats.org/officeDocument/2006/relationships/hyperlink" Target="https://gsenglish.notion.site/Topic-1-7-1-Qualities-to-be-successful-University-103f1fcbbe7543baba5bd8bf4e5acd1d?pvs=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senglish.notion.site/Topic-1-7-1-Qualities-to-be-successful-University-103f1fcbbe7543baba5bd8bf4e5acd1d?pvs=4" TargetMode="External"/><Relationship Id="rId14" Type="http://schemas.openxmlformats.org/officeDocument/2006/relationships/hyperlink" Target="https://gsenglish.notion.site/Topic-1-7-1-Qualities-to-be-successful-University-103f1fcbbe7543baba5bd8bf4e5acd1d?pvs=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senglish.notion.site/Topic-1-7-1-Qualities-to-be-successful-University-103f1fcbbe7543baba5bd8bf4e5acd1d?pvs=4" TargetMode="External"/><Relationship Id="rId8" Type="http://schemas.openxmlformats.org/officeDocument/2006/relationships/hyperlink" Target="https://gsenglish.notion.site/Topic-1-7-1-Qualities-to-be-successful-University-103f1fcbbe7543baba5bd8bf4e5acd1d?pvs=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